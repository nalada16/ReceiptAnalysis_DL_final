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4123D" w14:textId="4EA1CA33" w:rsidR="002A6C8D" w:rsidRDefault="00B77584" w:rsidP="002A6C8D">
      <w:pPr>
        <w:pStyle w:val="af7"/>
        <w:spacing w:after="240"/>
        <w:jc w:val="center"/>
        <w:rPr>
          <w:rFonts w:ascii="標楷體-繁" w:eastAsia="標楷體-繁"/>
          <w:b/>
          <w:bCs/>
        </w:rPr>
      </w:pPr>
      <w:r w:rsidRPr="002A6C8D">
        <w:rPr>
          <w:rFonts w:ascii="標楷體-繁" w:eastAsia="標楷體-繁" w:hint="eastAsia"/>
          <w:b/>
          <w:bCs/>
        </w:rPr>
        <w:t>電子發票明細語意分類與消費行為預測</w:t>
      </w:r>
      <w:r w:rsidR="00122B65" w:rsidRPr="002A6C8D">
        <w:rPr>
          <w:rFonts w:ascii="標楷體-繁" w:eastAsia="標楷體-繁"/>
          <w:b/>
          <w:bCs/>
        </w:rPr>
        <w:t xml:space="preserve"> </w:t>
      </w:r>
    </w:p>
    <w:p w14:paraId="7730E2CC" w14:textId="3AE1F256" w:rsidR="002A6C8D" w:rsidRPr="002A6C8D" w:rsidRDefault="002A6C8D" w:rsidP="002A6C8D">
      <w:pPr>
        <w:pStyle w:val="af7"/>
        <w:spacing w:after="240"/>
        <w:jc w:val="right"/>
        <w:rPr>
          <w:rFonts w:ascii="標楷體-繁" w:eastAsia="標楷體-繁"/>
          <w:sz w:val="20"/>
          <w:szCs w:val="20"/>
        </w:rPr>
        <w:sectPr w:rsidR="002A6C8D" w:rsidRPr="002A6C8D" w:rsidSect="00122B65">
          <w:headerReference w:type="even" r:id="rId8"/>
          <w:headerReference w:type="default" r:id="rId9"/>
          <w:footerReference w:type="even" r:id="rId10"/>
          <w:footerReference w:type="default" r:id="rId11"/>
          <w:headerReference w:type="first" r:id="rId12"/>
          <w:footerReference w:type="first" r:id="rId13"/>
          <w:pgSz w:w="11906" w:h="16838"/>
          <w:pgMar w:top="567" w:right="567" w:bottom="567" w:left="567" w:header="567" w:footer="567" w:gutter="0"/>
          <w:cols w:space="720"/>
          <w:docGrid w:type="lines" w:linePitch="360"/>
        </w:sectPr>
      </w:pPr>
      <w:r w:rsidRPr="002A6C8D">
        <w:rPr>
          <w:rFonts w:ascii="標楷體-繁" w:eastAsia="標楷體-繁" w:hint="eastAsia"/>
          <w:sz w:val="20"/>
          <w:szCs w:val="20"/>
        </w:rPr>
        <w:t>組員：R14725064 劉鎮維、R14725055 黃奕瑋、R14725010 王亭宇</w:t>
      </w:r>
    </w:p>
    <w:p w14:paraId="6AB2A347" w14:textId="1F3CB678" w:rsidR="00CE00D4" w:rsidRPr="00A00008" w:rsidRDefault="00CE00D4" w:rsidP="00122B65">
      <w:pPr>
        <w:pStyle w:val="af7"/>
        <w:snapToGrid w:val="0"/>
        <w:spacing w:line="24" w:lineRule="auto"/>
        <w:contextualSpacing/>
      </w:pPr>
    </w:p>
    <w:p w14:paraId="1DCE23C9" w14:textId="2AD0B87E" w:rsidR="00834CFD" w:rsidRPr="00A00008" w:rsidRDefault="00297EB9" w:rsidP="00833FFC">
      <w:pPr>
        <w:pStyle w:val="aa"/>
        <w:numPr>
          <w:ilvl w:val="0"/>
          <w:numId w:val="2"/>
        </w:numPr>
        <w:tabs>
          <w:tab w:val="left" w:pos="3780"/>
        </w:tabs>
        <w:spacing w:after="0" w:line="120" w:lineRule="auto"/>
        <w:rPr>
          <w:rFonts w:ascii="標楷體-繁" w:eastAsia="標楷體-繁"/>
          <w:b/>
          <w:bCs/>
          <w:color w:val="000000" w:themeColor="text1"/>
          <w:sz w:val="18"/>
          <w:szCs w:val="18"/>
        </w:rPr>
      </w:pPr>
      <w:r w:rsidRPr="00A00008">
        <w:rPr>
          <w:rFonts w:ascii="標楷體-繁" w:eastAsia="標楷體-繁" w:hint="eastAsia"/>
          <w:b/>
          <w:bCs/>
          <w:color w:val="000000" w:themeColor="text1"/>
          <w:sz w:val="18"/>
          <w:szCs w:val="18"/>
        </w:rPr>
        <w:t>研究動機與研究問題</w:t>
      </w:r>
    </w:p>
    <w:p w14:paraId="08082B64" w14:textId="7838FB23" w:rsidR="00297EB9" w:rsidRPr="00A00008" w:rsidRDefault="00297EB9" w:rsidP="00833FFC">
      <w:pPr>
        <w:tabs>
          <w:tab w:val="left" w:pos="3780"/>
        </w:tabs>
        <w:spacing w:after="0" w:line="120" w:lineRule="auto"/>
        <w:rPr>
          <w:rFonts w:ascii="標楷體-繁" w:eastAsia="標楷體-繁"/>
          <w:color w:val="000000" w:themeColor="text1"/>
          <w:sz w:val="18"/>
          <w:szCs w:val="18"/>
        </w:rPr>
      </w:pPr>
      <w:r w:rsidRPr="00A00008">
        <w:rPr>
          <w:rFonts w:ascii="標楷體-繁" w:eastAsia="標楷體-繁"/>
          <w:color w:val="000000" w:themeColor="text1"/>
          <w:sz w:val="18"/>
          <w:szCs w:val="18"/>
        </w:rPr>
        <w:t>現有記帳 App 大多停留在回顧式統計，例如顯示使用者這個月在飲食、交通、購物等類別各花了多少錢。然而，這類工具通常無法回答更深入的問題，</w:t>
      </w:r>
      <w:r w:rsidRPr="00A00008">
        <w:rPr>
          <w:rFonts w:ascii="標楷體-繁" w:eastAsia="標楷體-繁" w:hint="eastAsia"/>
          <w:color w:val="000000" w:themeColor="text1"/>
          <w:sz w:val="18"/>
          <w:szCs w:val="18"/>
        </w:rPr>
        <w:t>因此</w:t>
      </w:r>
      <w:r w:rsidR="00834CFD" w:rsidRPr="00A00008">
        <w:rPr>
          <w:rFonts w:ascii="標楷體-繁" w:eastAsia="標楷體-繁" w:hint="eastAsia"/>
          <w:color w:val="000000" w:themeColor="text1"/>
          <w:sz w:val="18"/>
          <w:szCs w:val="18"/>
        </w:rPr>
        <w:t>本專案以台灣電子發票明細作為資料來源，目標不是單純建立記帳圖表，而是建立一個能理解發票品項、預測短期消費趨勢，並進一步偵測異常消費與拆解消費增量原因的</w:t>
      </w:r>
      <w:r w:rsidRPr="00A00008">
        <w:rPr>
          <w:rFonts w:ascii="標楷體-繁" w:eastAsia="標楷體-繁" w:hint="eastAsia"/>
          <w:color w:val="000000" w:themeColor="text1"/>
          <w:sz w:val="18"/>
          <w:szCs w:val="18"/>
        </w:rPr>
        <w:t>深度</w:t>
      </w:r>
      <w:r w:rsidR="00834CFD" w:rsidRPr="00A00008">
        <w:rPr>
          <w:rFonts w:ascii="標楷體-繁" w:eastAsia="標楷體-繁" w:hint="eastAsia"/>
          <w:color w:val="000000" w:themeColor="text1"/>
          <w:sz w:val="18"/>
          <w:szCs w:val="18"/>
        </w:rPr>
        <w:t>學習系統。</w:t>
      </w:r>
    </w:p>
    <w:p w14:paraId="7F64EA02" w14:textId="3A1AE6B8" w:rsidR="00834CFD" w:rsidRPr="00A00008" w:rsidRDefault="00834CFD" w:rsidP="00833FFC">
      <w:pPr>
        <w:tabs>
          <w:tab w:val="left" w:pos="3780"/>
        </w:tabs>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整體系統分為三個主要任務：第一個任務處理發票明細的語意分類，第二個任務</w:t>
      </w:r>
      <w:r w:rsidR="00297EB9" w:rsidRPr="00A00008">
        <w:rPr>
          <w:rFonts w:ascii="標楷體-繁" w:eastAsia="標楷體-繁" w:hint="eastAsia"/>
          <w:color w:val="000000" w:themeColor="text1"/>
          <w:sz w:val="18"/>
          <w:szCs w:val="18"/>
        </w:rPr>
        <w:t>是個人化消費時序預測及異常診斷，第三個任務則是個人化的消費增量分析</w:t>
      </w:r>
      <w:r w:rsidRPr="00A00008">
        <w:rPr>
          <w:rFonts w:ascii="標楷體-繁" w:eastAsia="標楷體-繁" w:hint="eastAsia"/>
          <w:color w:val="000000" w:themeColor="text1"/>
          <w:sz w:val="18"/>
          <w:szCs w:val="18"/>
        </w:rPr>
        <w:t>。</w:t>
      </w:r>
    </w:p>
    <w:p w14:paraId="2BB7ABCE" w14:textId="3D0D6FD8" w:rsidR="00297EB9" w:rsidRPr="00A00008" w:rsidRDefault="00297EB9" w:rsidP="00833FFC">
      <w:pPr>
        <w:tabs>
          <w:tab w:val="left" w:pos="3780"/>
        </w:tabs>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本研究預計回答以下研究問題：</w:t>
      </w:r>
    </w:p>
    <w:p w14:paraId="28A03C3C" w14:textId="76D30CA6" w:rsidR="00834CFD" w:rsidRPr="00A00008" w:rsidRDefault="00834CFD" w:rsidP="00833FFC">
      <w:pPr>
        <w:pStyle w:val="aa"/>
        <w:numPr>
          <w:ilvl w:val="0"/>
          <w:numId w:val="3"/>
        </w:numPr>
        <w:tabs>
          <w:tab w:val="left" w:pos="3780"/>
        </w:tabs>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發票品名很模糊時，是否能透過店家名稱判斷消費類別？</w:t>
      </w:r>
    </w:p>
    <w:p w14:paraId="26338152" w14:textId="24BEEF7A" w:rsidR="00834CFD" w:rsidRPr="00A00008" w:rsidRDefault="00834CFD" w:rsidP="00833FFC">
      <w:pPr>
        <w:pStyle w:val="aa"/>
        <w:numPr>
          <w:ilvl w:val="0"/>
          <w:numId w:val="3"/>
        </w:numPr>
        <w:tabs>
          <w:tab w:val="left" w:pos="3780"/>
        </w:tabs>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使用者接下來一週的消費金額可能如何變化？</w:t>
      </w:r>
    </w:p>
    <w:p w14:paraId="20F4F11F" w14:textId="1CB148D9" w:rsidR="00834CFD" w:rsidRPr="00A00008" w:rsidRDefault="00834CFD" w:rsidP="00833FFC">
      <w:pPr>
        <w:pStyle w:val="aa"/>
        <w:numPr>
          <w:ilvl w:val="0"/>
          <w:numId w:val="3"/>
        </w:numPr>
        <w:tabs>
          <w:tab w:val="left" w:pos="3780"/>
        </w:tabs>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哪些消費日偏離平常習慣，可能屬於異常或衝動型消費？</w:t>
      </w:r>
    </w:p>
    <w:p w14:paraId="6FD2ECEE" w14:textId="0C23CF02" w:rsidR="00834CFD" w:rsidRPr="00A00008" w:rsidRDefault="00834CFD" w:rsidP="00833FFC">
      <w:pPr>
        <w:pStyle w:val="aa"/>
        <w:numPr>
          <w:ilvl w:val="0"/>
          <w:numId w:val="3"/>
        </w:numPr>
        <w:tabs>
          <w:tab w:val="left" w:pos="3780"/>
        </w:tabs>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本月支出增加，是因為買更多，還是常買品項變貴？</w:t>
      </w:r>
    </w:p>
    <w:p w14:paraId="6D9F0CEA" w14:textId="39D4503C" w:rsidR="00834CFD" w:rsidRPr="00A00008" w:rsidRDefault="00834CFD" w:rsidP="00833FFC">
      <w:pPr>
        <w:pStyle w:val="aa"/>
        <w:numPr>
          <w:ilvl w:val="0"/>
          <w:numId w:val="2"/>
        </w:numPr>
        <w:tabs>
          <w:tab w:val="left" w:pos="3780"/>
        </w:tabs>
        <w:spacing w:after="0" w:line="120" w:lineRule="auto"/>
        <w:rPr>
          <w:rFonts w:ascii="標楷體-繁" w:eastAsia="標楷體-繁"/>
          <w:b/>
          <w:bCs/>
          <w:color w:val="000000" w:themeColor="text1"/>
          <w:sz w:val="18"/>
          <w:szCs w:val="18"/>
        </w:rPr>
      </w:pPr>
      <w:r w:rsidRPr="00A00008">
        <w:rPr>
          <w:rFonts w:ascii="標楷體-繁" w:eastAsia="標楷體-繁" w:hint="eastAsia"/>
          <w:b/>
          <w:bCs/>
          <w:color w:val="000000" w:themeColor="text1"/>
          <w:sz w:val="18"/>
          <w:szCs w:val="18"/>
        </w:rPr>
        <w:t>資料搜集</w:t>
      </w:r>
    </w:p>
    <w:p w14:paraId="5B0ABDE6" w14:textId="067D7C70" w:rsidR="00657038" w:rsidRPr="00A00008" w:rsidRDefault="00657038" w:rsidP="00833FFC">
      <w:pPr>
        <w:tabs>
          <w:tab w:val="left" w:pos="3780"/>
        </w:tabs>
        <w:spacing w:after="0" w:line="120" w:lineRule="auto"/>
        <w:rPr>
          <w:rFonts w:ascii="標楷體-繁" w:eastAsia="標楷體-繁"/>
          <w:color w:val="000000" w:themeColor="text1"/>
          <w:sz w:val="18"/>
          <w:szCs w:val="18"/>
        </w:rPr>
      </w:pPr>
      <w:r w:rsidRPr="00A00008">
        <w:rPr>
          <w:rFonts w:ascii="標楷體-繁" w:eastAsia="標楷體-繁"/>
          <w:color w:val="000000" w:themeColor="text1"/>
          <w:sz w:val="18"/>
          <w:szCs w:val="18"/>
        </w:rPr>
        <w:t>資料由組員和親友自願提供，來自財政部電子發票整合服務平台匯出的個人消費 CSV。共收集三位使用者的發票明細，涵蓋 2025 年 9 月到 2026 年 5 月的消費紀錄。</w:t>
      </w:r>
    </w:p>
    <w:p w14:paraId="2AA5E87A" w14:textId="166C7D2C" w:rsidR="00657038" w:rsidRPr="00A00008" w:rsidRDefault="00657038" w:rsidP="00833FFC">
      <w:pPr>
        <w:tabs>
          <w:tab w:val="left" w:pos="3780"/>
        </w:tabs>
        <w:spacing w:after="0" w:line="120" w:lineRule="auto"/>
        <w:rPr>
          <w:rFonts w:ascii="標楷體-繁" w:eastAsia="標楷體-繁"/>
          <w:color w:val="000000" w:themeColor="text1"/>
          <w:sz w:val="18"/>
          <w:szCs w:val="18"/>
        </w:rPr>
      </w:pPr>
      <w:r w:rsidRPr="00A00008">
        <w:rPr>
          <w:rFonts w:ascii="標楷體-繁" w:eastAsia="標楷體-繁"/>
          <w:color w:val="000000" w:themeColor="text1"/>
          <w:sz w:val="18"/>
          <w:szCs w:val="18"/>
        </w:rPr>
        <w:t>為了降低隱私風險，原始 CSV 中只保留和模型訓練直接相關的欄位，移除發票號碼、手機載具條碼、買方統編、賣方統一編號和完整地址。</w:t>
      </w:r>
    </w:p>
    <w:p w14:paraId="25BB4135" w14:textId="7A2A0296" w:rsidR="00657038" w:rsidRPr="00A00008" w:rsidRDefault="00834CFD" w:rsidP="00833FFC">
      <w:pPr>
        <w:pStyle w:val="aa"/>
        <w:numPr>
          <w:ilvl w:val="0"/>
          <w:numId w:val="2"/>
        </w:numPr>
        <w:tabs>
          <w:tab w:val="left" w:pos="3780"/>
        </w:tabs>
        <w:spacing w:after="0" w:line="120" w:lineRule="auto"/>
        <w:rPr>
          <w:rFonts w:ascii="標楷體-繁" w:eastAsia="標楷體-繁"/>
          <w:b/>
          <w:bCs/>
          <w:color w:val="000000" w:themeColor="text1"/>
          <w:sz w:val="18"/>
          <w:szCs w:val="18"/>
        </w:rPr>
      </w:pPr>
      <w:r w:rsidRPr="00A00008">
        <w:rPr>
          <w:rFonts w:ascii="標楷體-繁" w:eastAsia="標楷體-繁" w:hint="eastAsia"/>
          <w:b/>
          <w:bCs/>
          <w:color w:val="000000" w:themeColor="text1"/>
          <w:sz w:val="18"/>
          <w:szCs w:val="18"/>
        </w:rPr>
        <w:t>任務一：</w:t>
      </w:r>
      <w:r w:rsidRPr="00A00008">
        <w:rPr>
          <w:rFonts w:ascii="標楷體-繁" w:eastAsia="標楷體-繁"/>
          <w:b/>
          <w:bCs/>
          <w:color w:val="000000" w:themeColor="text1"/>
          <w:sz w:val="18"/>
          <w:szCs w:val="18"/>
        </w:rPr>
        <w:t xml:space="preserve">BRET </w:t>
      </w:r>
      <w:r w:rsidRPr="00A00008">
        <w:rPr>
          <w:rFonts w:ascii="標楷體-繁" w:eastAsia="標楷體-繁" w:hint="eastAsia"/>
          <w:b/>
          <w:bCs/>
          <w:color w:val="000000" w:themeColor="text1"/>
          <w:sz w:val="18"/>
          <w:szCs w:val="18"/>
        </w:rPr>
        <w:t>語意分類</w:t>
      </w:r>
    </w:p>
    <w:p w14:paraId="6861A25F" w14:textId="324F9D7C" w:rsidR="00657038" w:rsidRPr="00A00008" w:rsidRDefault="00657038" w:rsidP="00833FFC">
      <w:pPr>
        <w:tabs>
          <w:tab w:val="left" w:pos="3780"/>
        </w:tabs>
        <w:spacing w:after="0" w:line="120" w:lineRule="auto"/>
        <w:rPr>
          <w:rFonts w:ascii="標楷體-繁" w:eastAsia="標楷體-繁"/>
          <w:b/>
          <w:bCs/>
          <w:color w:val="000000" w:themeColor="text1"/>
          <w:sz w:val="18"/>
          <w:szCs w:val="18"/>
        </w:rPr>
      </w:pPr>
      <w:r w:rsidRPr="00A00008">
        <w:rPr>
          <w:rFonts w:ascii="標楷體-繁" w:eastAsia="標楷體-繁"/>
          <w:b/>
          <w:bCs/>
          <w:color w:val="000000" w:themeColor="text1"/>
          <w:sz w:val="18"/>
          <w:szCs w:val="18"/>
        </w:rPr>
        <w:t>3.1</w:t>
      </w:r>
      <w:r w:rsidRPr="00A00008">
        <w:rPr>
          <w:rFonts w:ascii="標楷體-繁" w:eastAsia="標楷體-繁" w:hint="eastAsia"/>
          <w:b/>
          <w:bCs/>
          <w:color w:val="000000" w:themeColor="text1"/>
          <w:sz w:val="18"/>
          <w:szCs w:val="18"/>
        </w:rPr>
        <w:t>任務說明</w:t>
      </w:r>
    </w:p>
    <w:p w14:paraId="032CE388" w14:textId="77777777" w:rsidR="00657038" w:rsidRPr="00A00008" w:rsidRDefault="00657038" w:rsidP="00833FFC">
      <w:pPr>
        <w:tabs>
          <w:tab w:val="left" w:pos="3780"/>
        </w:tabs>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本任務的目標是自動將個人電子發票的消費明細歸類到六個消費類別：飲食、交通、購物、娛樂、教育、醫療健康。</w:t>
      </w:r>
    </w:p>
    <w:p w14:paraId="5F929CAB" w14:textId="717918B9" w:rsidR="00657038" w:rsidRPr="00A00008" w:rsidRDefault="00657038" w:rsidP="00833FFC">
      <w:pPr>
        <w:tabs>
          <w:tab w:val="left" w:pos="3780"/>
        </w:tabs>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輸入格式為：品名 [SEP] 店家名稱 [SEP] 消費區間</w:t>
      </w:r>
    </w:p>
    <w:p w14:paraId="7444E836" w14:textId="16913AF1" w:rsidR="00657038" w:rsidRPr="00A00008" w:rsidRDefault="00657038" w:rsidP="00833FFC">
      <w:pPr>
        <w:tabs>
          <w:tab w:val="left" w:pos="3780"/>
        </w:tabs>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輸出為一個單一類別標籤。這個任務的核心難度在於，電子發票品名本身資訊量很低。「商品」、「餐飲」、「Food Court」這類空洞品名在真實發票中很常見，模型如果只看品名根本沒有足夠線索判斷消費情境。因此本任務的關鍵設計決策，是把店家名稱和金額區間一起送進模型，讓模型能從多個欄位的組合中推論消費類型。</w:t>
      </w:r>
    </w:p>
    <w:p w14:paraId="0596B64B" w14:textId="6BAC044E" w:rsidR="00657038" w:rsidRPr="00A00008" w:rsidRDefault="00657038" w:rsidP="00833FFC">
      <w:pPr>
        <w:tabs>
          <w:tab w:val="left" w:pos="3780"/>
        </w:tabs>
        <w:spacing w:after="0" w:line="120" w:lineRule="auto"/>
        <w:rPr>
          <w:rFonts w:ascii="標楷體-繁" w:eastAsia="標楷體-繁"/>
          <w:b/>
          <w:bCs/>
          <w:color w:val="000000" w:themeColor="text1"/>
          <w:sz w:val="18"/>
          <w:szCs w:val="18"/>
        </w:rPr>
      </w:pPr>
      <w:r w:rsidRPr="00A00008">
        <w:rPr>
          <w:rFonts w:ascii="標楷體-繁" w:eastAsia="標楷體-繁"/>
          <w:b/>
          <w:bCs/>
          <w:color w:val="000000" w:themeColor="text1"/>
          <w:sz w:val="18"/>
          <w:szCs w:val="18"/>
        </w:rPr>
        <w:t xml:space="preserve">3.2 </w:t>
      </w:r>
      <w:r w:rsidRPr="00A00008">
        <w:rPr>
          <w:rFonts w:ascii="標楷體-繁" w:eastAsia="標楷體-繁" w:hint="eastAsia"/>
          <w:b/>
          <w:bCs/>
          <w:color w:val="000000" w:themeColor="text1"/>
          <w:sz w:val="18"/>
          <w:szCs w:val="18"/>
        </w:rPr>
        <w:t>資料</w:t>
      </w:r>
      <w:r w:rsidR="00215AD1" w:rsidRPr="00A00008">
        <w:rPr>
          <w:rFonts w:ascii="標楷體-繁" w:eastAsia="標楷體-繁" w:hint="eastAsia"/>
          <w:b/>
          <w:bCs/>
          <w:color w:val="000000" w:themeColor="text1"/>
          <w:sz w:val="18"/>
          <w:szCs w:val="18"/>
        </w:rPr>
        <w:t>清洗</w:t>
      </w:r>
    </w:p>
    <w:p w14:paraId="4CCA295F" w14:textId="71F41B7D" w:rsidR="00215AD1" w:rsidRPr="00A00008" w:rsidRDefault="00215AD1" w:rsidP="00833FFC">
      <w:pPr>
        <w:tabs>
          <w:tab w:val="left" w:pos="3780"/>
        </w:tabs>
        <w:spacing w:after="0" w:line="120" w:lineRule="auto"/>
        <w:rPr>
          <w:rFonts w:ascii="標楷體-繁" w:eastAsia="標楷體-繁"/>
          <w:b/>
          <w:bCs/>
          <w:color w:val="000000" w:themeColor="text1"/>
          <w:sz w:val="18"/>
          <w:szCs w:val="18"/>
        </w:rPr>
      </w:pPr>
      <w:r w:rsidRPr="00A00008">
        <w:rPr>
          <w:rFonts w:ascii="標楷體-繁" w:eastAsia="標楷體-繁"/>
          <w:b/>
          <w:bCs/>
          <w:color w:val="000000" w:themeColor="text1"/>
          <w:sz w:val="18"/>
          <w:szCs w:val="18"/>
        </w:rPr>
        <w:t xml:space="preserve">3.2.1 </w:t>
      </w:r>
      <w:r w:rsidRPr="00A00008">
        <w:rPr>
          <w:rFonts w:ascii="標楷體-繁" w:eastAsia="標楷體-繁" w:hint="eastAsia"/>
          <w:b/>
          <w:bCs/>
          <w:color w:val="000000" w:themeColor="text1"/>
          <w:sz w:val="18"/>
          <w:szCs w:val="18"/>
        </w:rPr>
        <w:t>文字前處理</w:t>
      </w:r>
    </w:p>
    <w:p w14:paraId="48A969C9" w14:textId="2B59EC85" w:rsidR="00657038" w:rsidRPr="00A00008" w:rsidRDefault="00657038" w:rsidP="00833FFC">
      <w:pPr>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針對前面所搜集之發票資料，做了以下處理：</w:t>
      </w:r>
      <w:r w:rsidR="0053257A" w:rsidRPr="00A00008">
        <w:rPr>
          <w:rFonts w:ascii="標楷體-繁" w:eastAsia="標楷體-繁" w:hint="eastAsia"/>
          <w:color w:val="000000" w:themeColor="text1"/>
          <w:sz w:val="18"/>
          <w:szCs w:val="18"/>
        </w:rPr>
        <w:t>統一全形轉半形、轉小寫、去除特殊符號；店家名稱移除「股份有限公司」等非品</w:t>
      </w:r>
      <w:r w:rsidR="0053257A" w:rsidRPr="00A00008">
        <w:rPr>
          <w:rFonts w:ascii="標楷體-繁" w:eastAsia="標楷體-繁" w:hint="eastAsia"/>
          <w:color w:val="000000" w:themeColor="text1"/>
          <w:sz w:val="18"/>
          <w:szCs w:val="18"/>
        </w:rPr>
        <w:t>牌字樣；清洗後仍為空字串者補上 [UNK_ITEM] / [UNK_STORE]；消費金額離散化為五個區間（切分點 50、150、500、1500 元）附加至輸入末尾。</w:t>
      </w:r>
    </w:p>
    <w:p w14:paraId="6C0A7847" w14:textId="264C2B6C" w:rsidR="00657038" w:rsidRPr="00A00008" w:rsidRDefault="00657038" w:rsidP="00833FFC">
      <w:pPr>
        <w:tabs>
          <w:tab w:val="left" w:pos="3780"/>
        </w:tabs>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另外，金額小於等於零的明細（折扣、退款）在標注後處理階段統一移除，避免模型學到負金額的雜訊。</w:t>
      </w:r>
    </w:p>
    <w:p w14:paraId="769FFFFF" w14:textId="06069FB9" w:rsidR="00657038" w:rsidRPr="00A00008" w:rsidRDefault="00657038" w:rsidP="00833FFC">
      <w:pPr>
        <w:tabs>
          <w:tab w:val="left" w:pos="3780"/>
        </w:tabs>
        <w:spacing w:after="0" w:line="120" w:lineRule="auto"/>
        <w:rPr>
          <w:rFonts w:ascii="標楷體-繁" w:eastAsia="標楷體-繁"/>
          <w:b/>
          <w:bCs/>
          <w:color w:val="000000" w:themeColor="text1"/>
          <w:sz w:val="18"/>
          <w:szCs w:val="18"/>
        </w:rPr>
      </w:pPr>
      <w:r w:rsidRPr="00A00008">
        <w:rPr>
          <w:rFonts w:ascii="標楷體-繁" w:eastAsia="標楷體-繁"/>
          <w:b/>
          <w:bCs/>
          <w:color w:val="000000" w:themeColor="text1"/>
          <w:sz w:val="18"/>
          <w:szCs w:val="18"/>
        </w:rPr>
        <w:t>3.</w:t>
      </w:r>
      <w:r w:rsidR="00215AD1" w:rsidRPr="00A00008">
        <w:rPr>
          <w:rFonts w:ascii="標楷體-繁" w:eastAsia="標楷體-繁"/>
          <w:b/>
          <w:bCs/>
          <w:color w:val="000000" w:themeColor="text1"/>
          <w:sz w:val="18"/>
          <w:szCs w:val="18"/>
        </w:rPr>
        <w:t>2.2</w:t>
      </w:r>
      <w:r w:rsidRPr="00A00008">
        <w:rPr>
          <w:rFonts w:ascii="標楷體-繁" w:eastAsia="標楷體-繁" w:hint="eastAsia"/>
          <w:b/>
          <w:bCs/>
          <w:color w:val="000000" w:themeColor="text1"/>
          <w:sz w:val="18"/>
          <w:szCs w:val="18"/>
        </w:rPr>
        <w:t xml:space="preserve"> 標注策略</w:t>
      </w:r>
    </w:p>
    <w:p w14:paraId="04677A7F" w14:textId="77777777" w:rsidR="00657038" w:rsidRPr="00A00008" w:rsidRDefault="00657038" w:rsidP="00833FFC">
      <w:pPr>
        <w:tabs>
          <w:tab w:val="left" w:pos="3780"/>
        </w:tabs>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標注流程採半自動方式：</w:t>
      </w:r>
    </w:p>
    <w:p w14:paraId="3FDB0C13" w14:textId="68E7FA0A" w:rsidR="00211679" w:rsidRPr="00211679" w:rsidRDefault="002A6C8D" w:rsidP="00211679">
      <w:pPr>
        <w:pStyle w:val="aa"/>
        <w:numPr>
          <w:ilvl w:val="0"/>
          <w:numId w:val="35"/>
        </w:numPr>
        <w:tabs>
          <w:tab w:val="left" w:pos="3780"/>
        </w:tabs>
        <w:spacing w:after="0" w:line="120" w:lineRule="auto"/>
        <w:rPr>
          <w:rFonts w:ascii="標楷體-繁" w:eastAsia="標楷體-繁"/>
          <w:color w:val="000000" w:themeColor="text1"/>
          <w:sz w:val="18"/>
          <w:szCs w:val="18"/>
        </w:rPr>
      </w:pPr>
      <w:r>
        <w:rPr>
          <w:rFonts w:ascii="標楷體-繁" w:eastAsia="標楷體-繁" w:hint="eastAsia"/>
          <w:color w:val="000000" w:themeColor="text1"/>
          <w:sz w:val="18"/>
          <w:szCs w:val="18"/>
        </w:rPr>
        <w:t>固定</w:t>
      </w:r>
      <w:r w:rsidR="00657038" w:rsidRPr="00833FFC">
        <w:rPr>
          <w:rFonts w:ascii="標楷體-繁" w:eastAsia="標楷體-繁" w:hint="eastAsia"/>
          <w:color w:val="000000" w:themeColor="text1"/>
          <w:sz w:val="18"/>
          <w:szCs w:val="18"/>
        </w:rPr>
        <w:t xml:space="preserve"> prompt。</w:t>
      </w:r>
    </w:p>
    <w:p w14:paraId="3901C89B" w14:textId="40C8E29E" w:rsidR="00657038" w:rsidRPr="00833FFC" w:rsidRDefault="00657038" w:rsidP="00833FFC">
      <w:pPr>
        <w:pStyle w:val="aa"/>
        <w:numPr>
          <w:ilvl w:val="0"/>
          <w:numId w:val="35"/>
        </w:numPr>
        <w:tabs>
          <w:tab w:val="left" w:pos="3780"/>
        </w:tabs>
        <w:spacing w:after="0" w:line="120" w:lineRule="auto"/>
        <w:rPr>
          <w:rFonts w:ascii="標楷體-繁" w:eastAsia="標楷體-繁"/>
          <w:color w:val="000000" w:themeColor="text1"/>
          <w:sz w:val="18"/>
          <w:szCs w:val="18"/>
        </w:rPr>
      </w:pPr>
      <w:r w:rsidRPr="00833FFC">
        <w:rPr>
          <w:rFonts w:ascii="標楷體-繁" w:eastAsia="標楷體-繁" w:hint="eastAsia"/>
          <w:color w:val="000000" w:themeColor="text1"/>
          <w:sz w:val="18"/>
          <w:szCs w:val="18"/>
        </w:rPr>
        <w:t>對模糊樣本送 LLM 批次預標注，並輸出信心分數和標注理由（confidence、reason、</w:t>
      </w:r>
      <w:proofErr w:type="spellStart"/>
      <w:r w:rsidRPr="00833FFC">
        <w:rPr>
          <w:rFonts w:ascii="標楷體-繁" w:eastAsia="標楷體-繁" w:hint="eastAsia"/>
          <w:color w:val="000000" w:themeColor="text1"/>
          <w:sz w:val="18"/>
          <w:szCs w:val="18"/>
        </w:rPr>
        <w:t>llm_origin</w:t>
      </w:r>
      <w:proofErr w:type="spellEnd"/>
      <w:r w:rsidRPr="00833FFC">
        <w:rPr>
          <w:rFonts w:ascii="標楷體-繁" w:eastAsia="標楷體-繁" w:hint="eastAsia"/>
          <w:color w:val="000000" w:themeColor="text1"/>
          <w:sz w:val="18"/>
          <w:szCs w:val="18"/>
        </w:rPr>
        <w:t xml:space="preserve"> 三欄）。</w:t>
      </w:r>
    </w:p>
    <w:p w14:paraId="1479ACDD" w14:textId="352DF825" w:rsidR="00657038" w:rsidRPr="00833FFC" w:rsidRDefault="00657038" w:rsidP="00833FFC">
      <w:pPr>
        <w:pStyle w:val="aa"/>
        <w:numPr>
          <w:ilvl w:val="0"/>
          <w:numId w:val="35"/>
        </w:numPr>
        <w:tabs>
          <w:tab w:val="left" w:pos="3780"/>
        </w:tabs>
        <w:spacing w:after="0" w:line="120" w:lineRule="auto"/>
        <w:rPr>
          <w:rFonts w:ascii="標楷體-繁" w:eastAsia="標楷體-繁"/>
          <w:color w:val="000000" w:themeColor="text1"/>
          <w:sz w:val="18"/>
          <w:szCs w:val="18"/>
        </w:rPr>
      </w:pPr>
      <w:r w:rsidRPr="00833FFC">
        <w:rPr>
          <w:rFonts w:ascii="標楷體-繁" w:eastAsia="標楷體-繁" w:hint="eastAsia"/>
          <w:color w:val="000000" w:themeColor="text1"/>
          <w:sz w:val="18"/>
          <w:szCs w:val="18"/>
        </w:rPr>
        <w:t>人工審核後，移除 LLM 的輔助欄位，只保留最終標籤。</w:t>
      </w:r>
    </w:p>
    <w:p w14:paraId="1AE969DD" w14:textId="5BAB93A8" w:rsidR="00657038" w:rsidRDefault="00657038" w:rsidP="00833FFC">
      <w:pPr>
        <w:pStyle w:val="aa"/>
        <w:numPr>
          <w:ilvl w:val="0"/>
          <w:numId w:val="35"/>
        </w:numPr>
        <w:tabs>
          <w:tab w:val="left" w:pos="3780"/>
        </w:tabs>
        <w:spacing w:after="0" w:line="120" w:lineRule="auto"/>
        <w:rPr>
          <w:rFonts w:ascii="標楷體-繁" w:eastAsia="標楷體-繁"/>
          <w:color w:val="000000" w:themeColor="text1"/>
          <w:sz w:val="18"/>
          <w:szCs w:val="18"/>
        </w:rPr>
      </w:pPr>
      <w:r w:rsidRPr="00833FFC">
        <w:rPr>
          <w:rFonts w:ascii="標楷體-繁" w:eastAsia="標楷體-繁" w:hint="eastAsia"/>
          <w:color w:val="000000" w:themeColor="text1"/>
          <w:sz w:val="18"/>
          <w:szCs w:val="18"/>
        </w:rPr>
        <w:t>為了控制 LLM 成本，先對「品名 + 店家」組合去重，相同組合只標一次，再回填到原始資料。</w:t>
      </w:r>
    </w:p>
    <w:p w14:paraId="3E3F8D92" w14:textId="7A271B69" w:rsidR="00211679" w:rsidRPr="00211679" w:rsidRDefault="00211679" w:rsidP="00211679">
      <w:pPr>
        <w:tabs>
          <w:tab w:val="left" w:pos="3780"/>
        </w:tabs>
        <w:spacing w:after="0" w:line="120" w:lineRule="auto"/>
        <w:rPr>
          <w:rFonts w:ascii="標楷體-繁" w:eastAsia="標楷體-繁"/>
          <w:color w:val="000000" w:themeColor="text1"/>
          <w:sz w:val="18"/>
          <w:szCs w:val="18"/>
        </w:rPr>
      </w:pPr>
      <w:r w:rsidRPr="00211679">
        <w:rPr>
          <w:rFonts w:ascii="標楷體-繁" w:eastAsia="標楷體-繁" w:hint="eastAsia"/>
          <w:color w:val="000000" w:themeColor="text1"/>
          <w:sz w:val="18"/>
          <w:szCs w:val="18"/>
        </w:rPr>
        <w:t>完整</w:t>
      </w:r>
      <w:r>
        <w:rPr>
          <w:rFonts w:ascii="標楷體-繁" w:eastAsia="標楷體-繁" w:hint="eastAsia"/>
          <w:color w:val="000000" w:themeColor="text1"/>
          <w:sz w:val="18"/>
          <w:szCs w:val="18"/>
        </w:rPr>
        <w:t>標注</w:t>
      </w:r>
      <w:r w:rsidRPr="00211679">
        <w:rPr>
          <w:rFonts w:ascii="標楷體-繁" w:eastAsia="標楷體-繁"/>
          <w:color w:val="000000" w:themeColor="text1"/>
          <w:sz w:val="18"/>
          <w:szCs w:val="18"/>
        </w:rPr>
        <w:t>prompt</w:t>
      </w:r>
      <w:r w:rsidRPr="00211679">
        <w:rPr>
          <w:rFonts w:ascii="標楷體-繁" w:eastAsia="標楷體-繁" w:hint="eastAsia"/>
          <w:color w:val="000000" w:themeColor="text1"/>
          <w:sz w:val="18"/>
          <w:szCs w:val="18"/>
        </w:rPr>
        <w:t>：</w:t>
      </w:r>
      <w:r w:rsidRPr="00211679">
        <w:rPr>
          <w:rFonts w:ascii="標楷體-繁" w:eastAsia="標楷體-繁"/>
          <w:color w:val="000000" w:themeColor="text1"/>
          <w:sz w:val="18"/>
          <w:szCs w:val="18"/>
        </w:rPr>
        <w:t>m</w:t>
      </w:r>
      <w:r w:rsidRPr="00211679">
        <w:rPr>
          <w:rFonts w:ascii="標楷體-繁" w:eastAsia="標楷體-繁" w:hint="eastAsia"/>
          <w:color w:val="000000" w:themeColor="text1"/>
          <w:sz w:val="18"/>
          <w:szCs w:val="18"/>
        </w:rPr>
        <w:t>e</w:t>
      </w:r>
      <w:r w:rsidRPr="00211679">
        <w:rPr>
          <w:rFonts w:ascii="標楷體-繁" w:eastAsia="標楷體-繁"/>
          <w:color w:val="000000" w:themeColor="text1"/>
          <w:sz w:val="18"/>
          <w:szCs w:val="18"/>
        </w:rPr>
        <w:t>mber_a/llm_labeling_prompt.md</w:t>
      </w:r>
    </w:p>
    <w:p w14:paraId="023E934E" w14:textId="5F3FB299" w:rsidR="00215AD1" w:rsidRPr="00A00008" w:rsidRDefault="00215AD1" w:rsidP="00833FFC">
      <w:pPr>
        <w:tabs>
          <w:tab w:val="left" w:pos="3780"/>
        </w:tabs>
        <w:spacing w:after="0" w:line="120" w:lineRule="auto"/>
        <w:rPr>
          <w:rFonts w:ascii="標楷體-繁" w:eastAsia="標楷體-繁"/>
          <w:b/>
          <w:bCs/>
          <w:color w:val="000000" w:themeColor="text1"/>
          <w:sz w:val="18"/>
          <w:szCs w:val="18"/>
        </w:rPr>
      </w:pPr>
      <w:r w:rsidRPr="00A00008">
        <w:rPr>
          <w:rFonts w:ascii="標楷體-繁" w:eastAsia="標楷體-繁"/>
          <w:b/>
          <w:bCs/>
          <w:color w:val="000000" w:themeColor="text1"/>
          <w:sz w:val="18"/>
          <w:szCs w:val="18"/>
        </w:rPr>
        <w:t>3.2.3 資料分布</w:t>
      </w:r>
    </w:p>
    <w:p w14:paraId="33A70181" w14:textId="44BE0755" w:rsidR="00215AD1" w:rsidRPr="00A00008" w:rsidRDefault="00215AD1" w:rsidP="00833FFC">
      <w:pPr>
        <w:tabs>
          <w:tab w:val="left" w:pos="3780"/>
        </w:tabs>
        <w:spacing w:after="0" w:line="120" w:lineRule="auto"/>
        <w:rPr>
          <w:rFonts w:ascii="標楷體-繁" w:eastAsia="標楷體-繁" w:hint="eastAsia"/>
          <w:bCs/>
          <w:color w:val="000000" w:themeColor="text1"/>
          <w:sz w:val="18"/>
          <w:szCs w:val="18"/>
        </w:rPr>
      </w:pPr>
      <w:r w:rsidRPr="00A00008">
        <w:rPr>
          <w:rFonts w:ascii="標楷體-繁" w:eastAsia="標楷體-繁"/>
          <w:bCs/>
          <w:color w:val="000000" w:themeColor="text1"/>
          <w:sz w:val="18"/>
          <w:szCs w:val="18"/>
        </w:rPr>
        <w:t>合併三位使用者資料後，各類別的筆數分布大致如下表所示（實際數字依資料收集結果為準）：</w:t>
      </w:r>
    </w:p>
    <w:tbl>
      <w:tblPr>
        <w:tblStyle w:val="af"/>
        <w:tblW w:w="0" w:type="auto"/>
        <w:tblLook w:val="04A0" w:firstRow="1" w:lastRow="0" w:firstColumn="1" w:lastColumn="0" w:noHBand="0" w:noVBand="1"/>
      </w:tblPr>
      <w:tblGrid>
        <w:gridCol w:w="1089"/>
        <w:gridCol w:w="1671"/>
        <w:gridCol w:w="1515"/>
      </w:tblGrid>
      <w:tr w:rsidR="00215AD1" w:rsidRPr="00A00008" w14:paraId="6E9098C5" w14:textId="77777777" w:rsidTr="005F71CC">
        <w:tc>
          <w:tcPr>
            <w:tcW w:w="1089" w:type="dxa"/>
            <w:hideMark/>
          </w:tcPr>
          <w:p w14:paraId="498C0794" w14:textId="77777777" w:rsidR="00215AD1" w:rsidRPr="00D8783D" w:rsidRDefault="00215AD1" w:rsidP="00833FFC">
            <w:pPr>
              <w:spacing w:line="120" w:lineRule="auto"/>
              <w:rPr>
                <w:rFonts w:ascii="標楷體-繁" w:eastAsia="標楷體-繁"/>
                <w:b/>
                <w:color w:val="000000" w:themeColor="text1"/>
                <w:sz w:val="18"/>
                <w:szCs w:val="18"/>
              </w:rPr>
            </w:pPr>
            <w:proofErr w:type="spellStart"/>
            <w:r w:rsidRPr="00D8783D">
              <w:rPr>
                <w:rFonts w:ascii="標楷體-繁" w:eastAsia="標楷體-繁"/>
                <w:b/>
                <w:color w:val="000000" w:themeColor="text1"/>
                <w:sz w:val="18"/>
                <w:szCs w:val="18"/>
              </w:rPr>
              <w:t>消費類別</w:t>
            </w:r>
            <w:proofErr w:type="spellEnd"/>
          </w:p>
        </w:tc>
        <w:tc>
          <w:tcPr>
            <w:tcW w:w="1671" w:type="dxa"/>
            <w:hideMark/>
          </w:tcPr>
          <w:p w14:paraId="1C0B8831" w14:textId="77777777" w:rsidR="00215AD1" w:rsidRPr="00D8783D" w:rsidRDefault="00215AD1" w:rsidP="00833FFC">
            <w:pPr>
              <w:spacing w:line="120" w:lineRule="auto"/>
              <w:jc w:val="right"/>
              <w:rPr>
                <w:rFonts w:ascii="標楷體-繁" w:eastAsia="標楷體-繁"/>
                <w:b/>
                <w:color w:val="000000" w:themeColor="text1"/>
                <w:sz w:val="18"/>
                <w:szCs w:val="18"/>
              </w:rPr>
            </w:pPr>
            <w:proofErr w:type="spellStart"/>
            <w:r w:rsidRPr="00D8783D">
              <w:rPr>
                <w:rFonts w:ascii="標楷體-繁" w:eastAsia="標楷體-繁"/>
                <w:b/>
                <w:color w:val="000000" w:themeColor="text1"/>
                <w:sz w:val="18"/>
                <w:szCs w:val="18"/>
              </w:rPr>
              <w:t>筆數（估計</w:t>
            </w:r>
            <w:proofErr w:type="spellEnd"/>
            <w:r w:rsidRPr="00D8783D">
              <w:rPr>
                <w:rFonts w:ascii="標楷體-繁" w:eastAsia="標楷體-繁"/>
                <w:b/>
                <w:color w:val="000000" w:themeColor="text1"/>
                <w:sz w:val="18"/>
                <w:szCs w:val="18"/>
              </w:rPr>
              <w:t>）</w:t>
            </w:r>
          </w:p>
        </w:tc>
        <w:tc>
          <w:tcPr>
            <w:tcW w:w="1515" w:type="dxa"/>
            <w:hideMark/>
          </w:tcPr>
          <w:p w14:paraId="017487F6" w14:textId="77777777" w:rsidR="00215AD1" w:rsidRPr="00D8783D" w:rsidRDefault="00215AD1" w:rsidP="00833FFC">
            <w:pPr>
              <w:spacing w:line="120" w:lineRule="auto"/>
              <w:jc w:val="right"/>
              <w:rPr>
                <w:rFonts w:ascii="標楷體-繁" w:eastAsia="標楷體-繁"/>
                <w:b/>
                <w:color w:val="000000" w:themeColor="text1"/>
                <w:sz w:val="18"/>
                <w:szCs w:val="18"/>
              </w:rPr>
            </w:pPr>
            <w:proofErr w:type="spellStart"/>
            <w:r w:rsidRPr="00D8783D">
              <w:rPr>
                <w:rFonts w:ascii="標楷體-繁" w:eastAsia="標楷體-繁"/>
                <w:b/>
                <w:color w:val="000000" w:themeColor="text1"/>
                <w:sz w:val="18"/>
                <w:szCs w:val="18"/>
              </w:rPr>
              <w:t>佔比</w:t>
            </w:r>
            <w:proofErr w:type="spellEnd"/>
          </w:p>
        </w:tc>
      </w:tr>
      <w:tr w:rsidR="00215AD1" w:rsidRPr="00A00008" w14:paraId="126A3D30" w14:textId="77777777" w:rsidTr="005F71CC">
        <w:tc>
          <w:tcPr>
            <w:tcW w:w="1089" w:type="dxa"/>
            <w:hideMark/>
          </w:tcPr>
          <w:p w14:paraId="3C41A472" w14:textId="77777777" w:rsidR="00215AD1" w:rsidRPr="00D8783D" w:rsidRDefault="00215AD1" w:rsidP="00833FFC">
            <w:pPr>
              <w:spacing w:line="120" w:lineRule="auto"/>
              <w:rPr>
                <w:rFonts w:ascii="標楷體-繁" w:eastAsia="標楷體-繁"/>
                <w:bCs/>
                <w:color w:val="000000" w:themeColor="text1"/>
                <w:sz w:val="18"/>
                <w:szCs w:val="18"/>
              </w:rPr>
            </w:pPr>
            <w:proofErr w:type="spellStart"/>
            <w:r w:rsidRPr="00D8783D">
              <w:rPr>
                <w:rFonts w:ascii="標楷體-繁" w:eastAsia="標楷體-繁"/>
                <w:bCs/>
                <w:color w:val="000000" w:themeColor="text1"/>
                <w:sz w:val="18"/>
                <w:szCs w:val="18"/>
              </w:rPr>
              <w:t>飲食</w:t>
            </w:r>
            <w:proofErr w:type="spellEnd"/>
          </w:p>
        </w:tc>
        <w:tc>
          <w:tcPr>
            <w:tcW w:w="1671" w:type="dxa"/>
            <w:hideMark/>
          </w:tcPr>
          <w:p w14:paraId="3D4E776A" w14:textId="77777777" w:rsidR="00215AD1" w:rsidRPr="00D8783D" w:rsidRDefault="00215AD1" w:rsidP="00833FFC">
            <w:pPr>
              <w:spacing w:line="120" w:lineRule="auto"/>
              <w:jc w:val="right"/>
              <w:rPr>
                <w:rFonts w:ascii="標楷體-繁" w:eastAsia="標楷體-繁"/>
                <w:bCs/>
                <w:color w:val="000000" w:themeColor="text1"/>
                <w:sz w:val="18"/>
                <w:szCs w:val="18"/>
              </w:rPr>
            </w:pPr>
            <w:r w:rsidRPr="00D8783D">
              <w:rPr>
                <w:rFonts w:ascii="標楷體-繁" w:eastAsia="標楷體-繁"/>
                <w:bCs/>
                <w:color w:val="000000" w:themeColor="text1"/>
                <w:sz w:val="18"/>
                <w:szCs w:val="18"/>
              </w:rPr>
              <w:t>2,153</w:t>
            </w:r>
          </w:p>
        </w:tc>
        <w:tc>
          <w:tcPr>
            <w:tcW w:w="1515" w:type="dxa"/>
            <w:hideMark/>
          </w:tcPr>
          <w:p w14:paraId="0647FAB9" w14:textId="0EC27BF0" w:rsidR="00215AD1" w:rsidRPr="00D8783D" w:rsidRDefault="00986455" w:rsidP="00833FFC">
            <w:pPr>
              <w:spacing w:line="120" w:lineRule="auto"/>
              <w:jc w:val="right"/>
              <w:rPr>
                <w:rFonts w:ascii="標楷體-繁" w:eastAsia="標楷體-繁"/>
                <w:bCs/>
                <w:color w:val="000000" w:themeColor="text1"/>
                <w:sz w:val="18"/>
                <w:szCs w:val="18"/>
              </w:rPr>
            </w:pPr>
            <w:r>
              <w:rPr>
                <w:rFonts w:ascii="標楷體-繁" w:eastAsia="標楷體-繁"/>
                <w:bCs/>
                <w:color w:val="000000" w:themeColor="text1"/>
                <w:sz w:val="18"/>
                <w:szCs w:val="18"/>
              </w:rPr>
              <w:t>82.4%</w:t>
            </w:r>
          </w:p>
        </w:tc>
      </w:tr>
      <w:tr w:rsidR="00215AD1" w:rsidRPr="00A00008" w14:paraId="79191130" w14:textId="77777777" w:rsidTr="005F71CC">
        <w:tc>
          <w:tcPr>
            <w:tcW w:w="1089" w:type="dxa"/>
            <w:hideMark/>
          </w:tcPr>
          <w:p w14:paraId="10BA13D6" w14:textId="77777777" w:rsidR="00215AD1" w:rsidRPr="00D8783D" w:rsidRDefault="00215AD1" w:rsidP="00833FFC">
            <w:pPr>
              <w:spacing w:line="120" w:lineRule="auto"/>
              <w:rPr>
                <w:rFonts w:ascii="標楷體-繁" w:eastAsia="標楷體-繁"/>
                <w:bCs/>
                <w:color w:val="000000" w:themeColor="text1"/>
                <w:sz w:val="18"/>
                <w:szCs w:val="18"/>
              </w:rPr>
            </w:pPr>
            <w:proofErr w:type="spellStart"/>
            <w:r w:rsidRPr="00D8783D">
              <w:rPr>
                <w:rFonts w:ascii="標楷體-繁" w:eastAsia="標楷體-繁"/>
                <w:bCs/>
                <w:color w:val="000000" w:themeColor="text1"/>
                <w:sz w:val="18"/>
                <w:szCs w:val="18"/>
              </w:rPr>
              <w:t>交通</w:t>
            </w:r>
            <w:proofErr w:type="spellEnd"/>
          </w:p>
        </w:tc>
        <w:tc>
          <w:tcPr>
            <w:tcW w:w="1671" w:type="dxa"/>
            <w:hideMark/>
          </w:tcPr>
          <w:p w14:paraId="4D97B176" w14:textId="77777777" w:rsidR="00215AD1" w:rsidRPr="00D8783D" w:rsidRDefault="00215AD1" w:rsidP="00833FFC">
            <w:pPr>
              <w:spacing w:line="120" w:lineRule="auto"/>
              <w:jc w:val="right"/>
              <w:rPr>
                <w:rFonts w:ascii="標楷體-繁" w:eastAsia="標楷體-繁"/>
                <w:bCs/>
                <w:color w:val="000000" w:themeColor="text1"/>
                <w:sz w:val="18"/>
                <w:szCs w:val="18"/>
              </w:rPr>
            </w:pPr>
            <w:r w:rsidRPr="00D8783D">
              <w:rPr>
                <w:rFonts w:ascii="標楷體-繁" w:eastAsia="標楷體-繁"/>
                <w:bCs/>
                <w:color w:val="000000" w:themeColor="text1"/>
                <w:sz w:val="18"/>
                <w:szCs w:val="18"/>
              </w:rPr>
              <w:t>164</w:t>
            </w:r>
          </w:p>
        </w:tc>
        <w:tc>
          <w:tcPr>
            <w:tcW w:w="1515" w:type="dxa"/>
            <w:hideMark/>
          </w:tcPr>
          <w:p w14:paraId="4F7FE8F6" w14:textId="30BDEE2C" w:rsidR="00215AD1" w:rsidRPr="00D8783D" w:rsidRDefault="00986455" w:rsidP="00833FFC">
            <w:pPr>
              <w:spacing w:line="120" w:lineRule="auto"/>
              <w:jc w:val="right"/>
              <w:rPr>
                <w:rFonts w:ascii="標楷體-繁" w:eastAsia="標楷體-繁"/>
                <w:bCs/>
                <w:color w:val="000000" w:themeColor="text1"/>
                <w:sz w:val="18"/>
                <w:szCs w:val="18"/>
              </w:rPr>
            </w:pPr>
            <w:r>
              <w:rPr>
                <w:rFonts w:ascii="標楷體-繁" w:eastAsia="標楷體-繁"/>
                <w:bCs/>
                <w:color w:val="000000" w:themeColor="text1"/>
                <w:sz w:val="18"/>
                <w:szCs w:val="18"/>
              </w:rPr>
              <w:t>6.3%</w:t>
            </w:r>
          </w:p>
        </w:tc>
      </w:tr>
      <w:tr w:rsidR="00215AD1" w:rsidRPr="00A00008" w14:paraId="3C54E487" w14:textId="77777777" w:rsidTr="005F71CC">
        <w:tc>
          <w:tcPr>
            <w:tcW w:w="1089" w:type="dxa"/>
            <w:hideMark/>
          </w:tcPr>
          <w:p w14:paraId="51B546E3" w14:textId="77777777" w:rsidR="00215AD1" w:rsidRPr="00D8783D" w:rsidRDefault="00215AD1" w:rsidP="00833FFC">
            <w:pPr>
              <w:spacing w:line="120" w:lineRule="auto"/>
              <w:rPr>
                <w:rFonts w:ascii="標楷體-繁" w:eastAsia="標楷體-繁"/>
                <w:bCs/>
                <w:color w:val="000000" w:themeColor="text1"/>
                <w:sz w:val="18"/>
                <w:szCs w:val="18"/>
              </w:rPr>
            </w:pPr>
            <w:proofErr w:type="spellStart"/>
            <w:r w:rsidRPr="00D8783D">
              <w:rPr>
                <w:rFonts w:ascii="標楷體-繁" w:eastAsia="標楷體-繁"/>
                <w:bCs/>
                <w:color w:val="000000" w:themeColor="text1"/>
                <w:sz w:val="18"/>
                <w:szCs w:val="18"/>
              </w:rPr>
              <w:t>購物</w:t>
            </w:r>
            <w:proofErr w:type="spellEnd"/>
          </w:p>
        </w:tc>
        <w:tc>
          <w:tcPr>
            <w:tcW w:w="1671" w:type="dxa"/>
            <w:hideMark/>
          </w:tcPr>
          <w:p w14:paraId="326D543F" w14:textId="77777777" w:rsidR="00215AD1" w:rsidRPr="00D8783D" w:rsidRDefault="00215AD1" w:rsidP="00833FFC">
            <w:pPr>
              <w:spacing w:line="120" w:lineRule="auto"/>
              <w:jc w:val="right"/>
              <w:rPr>
                <w:rFonts w:ascii="標楷體-繁" w:eastAsia="標楷體-繁"/>
                <w:bCs/>
                <w:color w:val="000000" w:themeColor="text1"/>
                <w:sz w:val="18"/>
                <w:szCs w:val="18"/>
              </w:rPr>
            </w:pPr>
            <w:r w:rsidRPr="00D8783D">
              <w:rPr>
                <w:rFonts w:ascii="標楷體-繁" w:eastAsia="標楷體-繁"/>
                <w:bCs/>
                <w:color w:val="000000" w:themeColor="text1"/>
                <w:sz w:val="18"/>
                <w:szCs w:val="18"/>
              </w:rPr>
              <w:t>131</w:t>
            </w:r>
          </w:p>
        </w:tc>
        <w:tc>
          <w:tcPr>
            <w:tcW w:w="1515" w:type="dxa"/>
            <w:hideMark/>
          </w:tcPr>
          <w:p w14:paraId="2745D04D" w14:textId="5FDDCBA5" w:rsidR="00215AD1" w:rsidRPr="00D8783D" w:rsidRDefault="00986455" w:rsidP="00833FFC">
            <w:pPr>
              <w:spacing w:line="120" w:lineRule="auto"/>
              <w:jc w:val="right"/>
              <w:rPr>
                <w:rFonts w:ascii="標楷體-繁" w:eastAsia="標楷體-繁"/>
                <w:bCs/>
                <w:color w:val="000000" w:themeColor="text1"/>
                <w:sz w:val="18"/>
                <w:szCs w:val="18"/>
              </w:rPr>
            </w:pPr>
            <w:r>
              <w:rPr>
                <w:rFonts w:ascii="標楷體-繁" w:eastAsia="標楷體-繁"/>
                <w:bCs/>
                <w:color w:val="000000" w:themeColor="text1"/>
                <w:sz w:val="18"/>
                <w:szCs w:val="18"/>
              </w:rPr>
              <w:t>5.0%</w:t>
            </w:r>
          </w:p>
        </w:tc>
      </w:tr>
      <w:tr w:rsidR="00215AD1" w:rsidRPr="00A00008" w14:paraId="299C6C3D" w14:textId="77777777" w:rsidTr="005F71CC">
        <w:tc>
          <w:tcPr>
            <w:tcW w:w="1089" w:type="dxa"/>
            <w:hideMark/>
          </w:tcPr>
          <w:p w14:paraId="1FCFDE9E" w14:textId="77777777" w:rsidR="00215AD1" w:rsidRPr="00D8783D" w:rsidRDefault="00215AD1" w:rsidP="00833FFC">
            <w:pPr>
              <w:spacing w:line="120" w:lineRule="auto"/>
              <w:rPr>
                <w:rFonts w:ascii="標楷體-繁" w:eastAsia="標楷體-繁"/>
                <w:bCs/>
                <w:color w:val="000000" w:themeColor="text1"/>
                <w:sz w:val="18"/>
                <w:szCs w:val="18"/>
              </w:rPr>
            </w:pPr>
            <w:proofErr w:type="spellStart"/>
            <w:r w:rsidRPr="00D8783D">
              <w:rPr>
                <w:rFonts w:ascii="標楷體-繁" w:eastAsia="標楷體-繁" w:hint="eastAsia"/>
                <w:bCs/>
                <w:color w:val="000000" w:themeColor="text1"/>
                <w:sz w:val="18"/>
                <w:szCs w:val="18"/>
              </w:rPr>
              <w:t>娛樂</w:t>
            </w:r>
            <w:proofErr w:type="spellEnd"/>
          </w:p>
        </w:tc>
        <w:tc>
          <w:tcPr>
            <w:tcW w:w="1671" w:type="dxa"/>
            <w:hideMark/>
          </w:tcPr>
          <w:p w14:paraId="049C297F" w14:textId="77777777" w:rsidR="00215AD1" w:rsidRPr="00D8783D" w:rsidRDefault="00215AD1" w:rsidP="00833FFC">
            <w:pPr>
              <w:spacing w:line="120" w:lineRule="auto"/>
              <w:jc w:val="right"/>
              <w:rPr>
                <w:rFonts w:ascii="標楷體-繁" w:eastAsia="標楷體-繁"/>
                <w:bCs/>
                <w:color w:val="000000" w:themeColor="text1"/>
                <w:sz w:val="18"/>
                <w:szCs w:val="18"/>
              </w:rPr>
            </w:pPr>
            <w:r w:rsidRPr="00D8783D">
              <w:rPr>
                <w:rFonts w:ascii="標楷體-繁" w:eastAsia="標楷體-繁"/>
                <w:bCs/>
                <w:color w:val="000000" w:themeColor="text1"/>
                <w:sz w:val="18"/>
                <w:szCs w:val="18"/>
              </w:rPr>
              <w:t>72</w:t>
            </w:r>
          </w:p>
        </w:tc>
        <w:tc>
          <w:tcPr>
            <w:tcW w:w="1515" w:type="dxa"/>
            <w:hideMark/>
          </w:tcPr>
          <w:p w14:paraId="75F0954C" w14:textId="2EF40705" w:rsidR="00215AD1" w:rsidRPr="00D8783D" w:rsidRDefault="00986455" w:rsidP="00833FFC">
            <w:pPr>
              <w:spacing w:line="120" w:lineRule="auto"/>
              <w:jc w:val="right"/>
              <w:rPr>
                <w:rFonts w:ascii="標楷體-繁" w:eastAsia="標楷體-繁"/>
                <w:bCs/>
                <w:color w:val="000000" w:themeColor="text1"/>
                <w:sz w:val="18"/>
                <w:szCs w:val="18"/>
              </w:rPr>
            </w:pPr>
            <w:r>
              <w:rPr>
                <w:rFonts w:ascii="標楷體-繁" w:eastAsia="標楷體-繁"/>
                <w:bCs/>
                <w:color w:val="000000" w:themeColor="text1"/>
                <w:sz w:val="18"/>
                <w:szCs w:val="18"/>
              </w:rPr>
              <w:t>2.8%</w:t>
            </w:r>
          </w:p>
        </w:tc>
      </w:tr>
      <w:tr w:rsidR="00215AD1" w:rsidRPr="00A00008" w14:paraId="19C4CBC3" w14:textId="77777777" w:rsidTr="005F71CC">
        <w:tc>
          <w:tcPr>
            <w:tcW w:w="1089" w:type="dxa"/>
            <w:hideMark/>
          </w:tcPr>
          <w:p w14:paraId="70F11BBA" w14:textId="77777777" w:rsidR="00215AD1" w:rsidRPr="00D8783D" w:rsidRDefault="00215AD1" w:rsidP="00833FFC">
            <w:pPr>
              <w:spacing w:line="120" w:lineRule="auto"/>
              <w:rPr>
                <w:rFonts w:ascii="標楷體-繁" w:eastAsia="標楷體-繁"/>
                <w:bCs/>
                <w:color w:val="000000" w:themeColor="text1"/>
                <w:sz w:val="18"/>
                <w:szCs w:val="18"/>
              </w:rPr>
            </w:pPr>
            <w:proofErr w:type="spellStart"/>
            <w:r w:rsidRPr="00D8783D">
              <w:rPr>
                <w:rFonts w:ascii="標楷體-繁" w:eastAsia="標楷體-繁" w:hint="eastAsia"/>
                <w:bCs/>
                <w:color w:val="000000" w:themeColor="text1"/>
                <w:sz w:val="18"/>
                <w:szCs w:val="18"/>
              </w:rPr>
              <w:t>教育</w:t>
            </w:r>
            <w:proofErr w:type="spellEnd"/>
          </w:p>
        </w:tc>
        <w:tc>
          <w:tcPr>
            <w:tcW w:w="1671" w:type="dxa"/>
            <w:hideMark/>
          </w:tcPr>
          <w:p w14:paraId="6CC197EB" w14:textId="77777777" w:rsidR="00215AD1" w:rsidRPr="00D8783D" w:rsidRDefault="00215AD1" w:rsidP="00833FFC">
            <w:pPr>
              <w:spacing w:line="120" w:lineRule="auto"/>
              <w:jc w:val="right"/>
              <w:rPr>
                <w:rFonts w:ascii="標楷體-繁" w:eastAsia="標楷體-繁"/>
                <w:bCs/>
                <w:color w:val="000000" w:themeColor="text1"/>
                <w:sz w:val="18"/>
                <w:szCs w:val="18"/>
              </w:rPr>
            </w:pPr>
            <w:r w:rsidRPr="00D8783D">
              <w:rPr>
                <w:rFonts w:ascii="標楷體-繁" w:eastAsia="標楷體-繁"/>
                <w:bCs/>
                <w:color w:val="000000" w:themeColor="text1"/>
                <w:sz w:val="18"/>
                <w:szCs w:val="18"/>
              </w:rPr>
              <w:t>69</w:t>
            </w:r>
          </w:p>
        </w:tc>
        <w:tc>
          <w:tcPr>
            <w:tcW w:w="1515" w:type="dxa"/>
            <w:hideMark/>
          </w:tcPr>
          <w:p w14:paraId="59EDFB0B" w14:textId="7CECE648" w:rsidR="00215AD1" w:rsidRPr="00D8783D" w:rsidRDefault="00986455" w:rsidP="00833FFC">
            <w:pPr>
              <w:spacing w:line="120" w:lineRule="auto"/>
              <w:jc w:val="right"/>
              <w:rPr>
                <w:rFonts w:ascii="標楷體-繁" w:eastAsia="標楷體-繁"/>
                <w:bCs/>
                <w:color w:val="000000" w:themeColor="text1"/>
                <w:sz w:val="18"/>
                <w:szCs w:val="18"/>
              </w:rPr>
            </w:pPr>
            <w:r>
              <w:rPr>
                <w:rFonts w:ascii="標楷體-繁" w:eastAsia="標楷體-繁"/>
                <w:bCs/>
                <w:color w:val="000000" w:themeColor="text1"/>
                <w:sz w:val="18"/>
                <w:szCs w:val="18"/>
              </w:rPr>
              <w:t>2.6%</w:t>
            </w:r>
          </w:p>
        </w:tc>
      </w:tr>
      <w:tr w:rsidR="00215AD1" w:rsidRPr="00A00008" w14:paraId="2083E1D8" w14:textId="77777777" w:rsidTr="005F71CC">
        <w:tc>
          <w:tcPr>
            <w:tcW w:w="1089" w:type="dxa"/>
            <w:hideMark/>
          </w:tcPr>
          <w:p w14:paraId="2DC9A77F" w14:textId="77777777" w:rsidR="00215AD1" w:rsidRPr="00D8783D" w:rsidRDefault="00215AD1" w:rsidP="00833FFC">
            <w:pPr>
              <w:spacing w:line="120" w:lineRule="auto"/>
              <w:rPr>
                <w:rFonts w:ascii="標楷體-繁" w:eastAsia="標楷體-繁"/>
                <w:bCs/>
                <w:color w:val="000000" w:themeColor="text1"/>
                <w:sz w:val="18"/>
                <w:szCs w:val="18"/>
              </w:rPr>
            </w:pPr>
            <w:proofErr w:type="spellStart"/>
            <w:r w:rsidRPr="00D8783D">
              <w:rPr>
                <w:rFonts w:ascii="標楷體-繁" w:eastAsia="標楷體-繁"/>
                <w:bCs/>
                <w:color w:val="000000" w:themeColor="text1"/>
                <w:sz w:val="18"/>
                <w:szCs w:val="18"/>
              </w:rPr>
              <w:t>醫療健康</w:t>
            </w:r>
            <w:proofErr w:type="spellEnd"/>
          </w:p>
        </w:tc>
        <w:tc>
          <w:tcPr>
            <w:tcW w:w="1671" w:type="dxa"/>
            <w:hideMark/>
          </w:tcPr>
          <w:p w14:paraId="2C2B7AB2" w14:textId="77777777" w:rsidR="00215AD1" w:rsidRPr="00D8783D" w:rsidRDefault="00215AD1" w:rsidP="00833FFC">
            <w:pPr>
              <w:spacing w:line="120" w:lineRule="auto"/>
              <w:jc w:val="right"/>
              <w:rPr>
                <w:rFonts w:ascii="標楷體-繁" w:eastAsia="標楷體-繁"/>
                <w:bCs/>
                <w:color w:val="000000" w:themeColor="text1"/>
                <w:sz w:val="18"/>
                <w:szCs w:val="18"/>
              </w:rPr>
            </w:pPr>
            <w:r w:rsidRPr="00D8783D">
              <w:rPr>
                <w:rFonts w:ascii="標楷體-繁" w:eastAsia="標楷體-繁"/>
                <w:bCs/>
                <w:color w:val="000000" w:themeColor="text1"/>
                <w:sz w:val="18"/>
                <w:szCs w:val="18"/>
              </w:rPr>
              <w:t>24</w:t>
            </w:r>
          </w:p>
        </w:tc>
        <w:tc>
          <w:tcPr>
            <w:tcW w:w="1515" w:type="dxa"/>
            <w:hideMark/>
          </w:tcPr>
          <w:p w14:paraId="1B0EC40D" w14:textId="6056FEB9" w:rsidR="00215AD1" w:rsidRPr="00D8783D" w:rsidRDefault="00986455" w:rsidP="00833FFC">
            <w:pPr>
              <w:spacing w:line="120" w:lineRule="auto"/>
              <w:jc w:val="right"/>
              <w:rPr>
                <w:rFonts w:ascii="標楷體-繁" w:eastAsia="標楷體-繁"/>
                <w:bCs/>
                <w:color w:val="000000" w:themeColor="text1"/>
                <w:sz w:val="18"/>
                <w:szCs w:val="18"/>
              </w:rPr>
            </w:pPr>
            <w:r>
              <w:rPr>
                <w:rFonts w:ascii="標楷體-繁" w:eastAsia="標楷體-繁"/>
                <w:bCs/>
                <w:color w:val="000000" w:themeColor="text1"/>
                <w:sz w:val="18"/>
                <w:szCs w:val="18"/>
              </w:rPr>
              <w:t>0.9%</w:t>
            </w:r>
          </w:p>
        </w:tc>
      </w:tr>
      <w:tr w:rsidR="00215AD1" w:rsidRPr="00A00008" w14:paraId="04BCA6EC" w14:textId="77777777" w:rsidTr="005F71CC">
        <w:tc>
          <w:tcPr>
            <w:tcW w:w="1089" w:type="dxa"/>
            <w:hideMark/>
          </w:tcPr>
          <w:p w14:paraId="7E7BDB01" w14:textId="77777777" w:rsidR="00215AD1" w:rsidRPr="00D8783D" w:rsidRDefault="00215AD1" w:rsidP="00833FFC">
            <w:pPr>
              <w:spacing w:line="120" w:lineRule="auto"/>
              <w:rPr>
                <w:rFonts w:ascii="標楷體-繁" w:eastAsia="標楷體-繁"/>
                <w:bCs/>
                <w:color w:val="000000" w:themeColor="text1"/>
                <w:sz w:val="18"/>
                <w:szCs w:val="18"/>
              </w:rPr>
            </w:pPr>
            <w:proofErr w:type="spellStart"/>
            <w:r w:rsidRPr="00D8783D">
              <w:rPr>
                <w:rFonts w:ascii="標楷體-繁" w:eastAsia="標楷體-繁"/>
                <w:bCs/>
                <w:color w:val="000000" w:themeColor="text1"/>
                <w:sz w:val="18"/>
                <w:szCs w:val="18"/>
              </w:rPr>
              <w:t>合計</w:t>
            </w:r>
            <w:proofErr w:type="spellEnd"/>
          </w:p>
        </w:tc>
        <w:tc>
          <w:tcPr>
            <w:tcW w:w="1671" w:type="dxa"/>
            <w:hideMark/>
          </w:tcPr>
          <w:p w14:paraId="708DB6C3" w14:textId="77777777" w:rsidR="00215AD1" w:rsidRPr="00D8783D" w:rsidRDefault="00215AD1" w:rsidP="00833FFC">
            <w:pPr>
              <w:spacing w:line="120" w:lineRule="auto"/>
              <w:jc w:val="right"/>
              <w:rPr>
                <w:rFonts w:ascii="標楷體-繁" w:eastAsia="標楷體-繁"/>
                <w:bCs/>
                <w:color w:val="000000" w:themeColor="text1"/>
                <w:sz w:val="18"/>
                <w:szCs w:val="18"/>
              </w:rPr>
            </w:pPr>
            <w:r w:rsidRPr="00D8783D">
              <w:rPr>
                <w:rFonts w:ascii="標楷體-繁" w:eastAsia="標楷體-繁"/>
                <w:bCs/>
                <w:color w:val="000000" w:themeColor="text1"/>
                <w:sz w:val="18"/>
                <w:szCs w:val="18"/>
              </w:rPr>
              <w:t>~2,613</w:t>
            </w:r>
          </w:p>
        </w:tc>
        <w:tc>
          <w:tcPr>
            <w:tcW w:w="1515" w:type="dxa"/>
            <w:hideMark/>
          </w:tcPr>
          <w:p w14:paraId="07A94B5B" w14:textId="77777777" w:rsidR="00215AD1" w:rsidRPr="00D8783D" w:rsidRDefault="00215AD1" w:rsidP="00833FFC">
            <w:pPr>
              <w:spacing w:line="120" w:lineRule="auto"/>
              <w:jc w:val="right"/>
              <w:rPr>
                <w:rFonts w:ascii="標楷體-繁" w:eastAsia="標楷體-繁"/>
                <w:bCs/>
                <w:color w:val="000000" w:themeColor="text1"/>
                <w:sz w:val="18"/>
                <w:szCs w:val="18"/>
              </w:rPr>
            </w:pPr>
            <w:r w:rsidRPr="00D8783D">
              <w:rPr>
                <w:rFonts w:ascii="標楷體-繁" w:eastAsia="標楷體-繁"/>
                <w:bCs/>
                <w:color w:val="000000" w:themeColor="text1"/>
                <w:sz w:val="18"/>
                <w:szCs w:val="18"/>
              </w:rPr>
              <w:t>100%</w:t>
            </w:r>
          </w:p>
        </w:tc>
      </w:tr>
    </w:tbl>
    <w:p w14:paraId="2565B2E0" w14:textId="0DABAC54" w:rsidR="00215AD1" w:rsidRPr="00A00008" w:rsidRDefault="00204618" w:rsidP="00833FFC">
      <w:pPr>
        <w:tabs>
          <w:tab w:val="left" w:pos="3780"/>
        </w:tabs>
        <w:spacing w:after="0" w:line="120" w:lineRule="auto"/>
        <w:rPr>
          <w:rFonts w:ascii="標楷體-繁" w:eastAsia="標楷體-繁"/>
          <w:color w:val="000000" w:themeColor="text1"/>
          <w:sz w:val="18"/>
          <w:szCs w:val="18"/>
        </w:rPr>
      </w:pPr>
      <w:r w:rsidRPr="00A00008">
        <w:rPr>
          <w:rFonts w:ascii="標楷體-繁" w:eastAsia="標楷體-繁"/>
          <w:color w:val="000000" w:themeColor="text1"/>
          <w:sz w:val="18"/>
          <w:szCs w:val="18"/>
        </w:rPr>
        <w:t>飲食佔比顯著高於其他類別，是預期中的不平衡分布，因為日常消費中飲食頻率本來就最高。</w:t>
      </w:r>
    </w:p>
    <w:p w14:paraId="59FBFE7E" w14:textId="5597CC28" w:rsidR="00204618" w:rsidRPr="00A00008" w:rsidRDefault="00204618" w:rsidP="00833FFC">
      <w:pPr>
        <w:tabs>
          <w:tab w:val="left" w:pos="3780"/>
        </w:tabs>
        <w:spacing w:after="0" w:line="120" w:lineRule="auto"/>
        <w:rPr>
          <w:rFonts w:ascii="標楷體-繁" w:eastAsia="標楷體-繁"/>
          <w:b/>
          <w:bCs/>
          <w:color w:val="000000" w:themeColor="text1"/>
          <w:sz w:val="18"/>
          <w:szCs w:val="18"/>
        </w:rPr>
      </w:pPr>
      <w:r w:rsidRPr="00A00008">
        <w:rPr>
          <w:rFonts w:ascii="標楷體-繁" w:eastAsia="標楷體-繁"/>
          <w:b/>
          <w:bCs/>
          <w:color w:val="000000" w:themeColor="text1"/>
          <w:sz w:val="18"/>
          <w:szCs w:val="18"/>
        </w:rPr>
        <w:t xml:space="preserve">3.3 </w:t>
      </w:r>
      <w:r w:rsidRPr="00A00008">
        <w:rPr>
          <w:rFonts w:ascii="標楷體-繁" w:eastAsia="標楷體-繁" w:hint="eastAsia"/>
          <w:b/>
          <w:bCs/>
          <w:color w:val="000000" w:themeColor="text1"/>
          <w:sz w:val="18"/>
          <w:szCs w:val="18"/>
        </w:rPr>
        <w:t>模型設計</w:t>
      </w:r>
    </w:p>
    <w:p w14:paraId="4AC4B910" w14:textId="4EF0BFF6" w:rsidR="00204618" w:rsidRPr="00A00008" w:rsidRDefault="00204618" w:rsidP="00833FFC">
      <w:pPr>
        <w:tabs>
          <w:tab w:val="left" w:pos="3780"/>
        </w:tabs>
        <w:spacing w:after="0" w:line="120" w:lineRule="auto"/>
        <w:rPr>
          <w:rFonts w:ascii="標楷體-繁" w:eastAsia="標楷體-繁"/>
          <w:b/>
          <w:bCs/>
          <w:color w:val="000000" w:themeColor="text1"/>
          <w:sz w:val="18"/>
          <w:szCs w:val="18"/>
        </w:rPr>
      </w:pPr>
      <w:r w:rsidRPr="00A00008">
        <w:rPr>
          <w:rFonts w:ascii="標楷體-繁" w:eastAsia="標楷體-繁"/>
          <w:b/>
          <w:bCs/>
          <w:color w:val="000000" w:themeColor="text1"/>
          <w:sz w:val="18"/>
          <w:szCs w:val="18"/>
        </w:rPr>
        <w:t>3.3.1</w:t>
      </w:r>
      <w:r w:rsidRPr="00A00008">
        <w:rPr>
          <w:rFonts w:ascii="標楷體-繁" w:eastAsia="標楷體-繁" w:hint="eastAsia"/>
          <w:b/>
          <w:bCs/>
          <w:color w:val="000000" w:themeColor="text1"/>
          <w:sz w:val="18"/>
          <w:szCs w:val="18"/>
        </w:rPr>
        <w:t xml:space="preserve"> 主模型：BERT fine-tuning（品名 + 店家 + 金額區間）</w:t>
      </w:r>
    </w:p>
    <w:p w14:paraId="77FC6ECE" w14:textId="77777777" w:rsidR="00204618" w:rsidRPr="00A00008" w:rsidRDefault="00204618" w:rsidP="00833FFC">
      <w:pPr>
        <w:tabs>
          <w:tab w:val="left" w:pos="3780"/>
        </w:tabs>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 xml:space="preserve">主模型使用 </w:t>
      </w:r>
      <w:proofErr w:type="spellStart"/>
      <w:r w:rsidRPr="00A00008">
        <w:rPr>
          <w:rFonts w:ascii="標楷體-繁" w:eastAsia="標楷體-繁" w:hAnsi="Courier New" w:cs="Courier New" w:hint="eastAsia"/>
          <w:color w:val="000000" w:themeColor="text1"/>
          <w:kern w:val="0"/>
          <w:sz w:val="18"/>
          <w:szCs w:val="18"/>
          <w14:ligatures w14:val="none"/>
        </w:rPr>
        <w:t>ckiplab</w:t>
      </w:r>
      <w:proofErr w:type="spellEnd"/>
      <w:r w:rsidRPr="00A00008">
        <w:rPr>
          <w:rFonts w:ascii="標楷體-繁" w:eastAsia="標楷體-繁" w:hAnsi="Courier New" w:cs="Courier New" w:hint="eastAsia"/>
          <w:color w:val="000000" w:themeColor="text1"/>
          <w:kern w:val="0"/>
          <w:sz w:val="18"/>
          <w:szCs w:val="18"/>
          <w14:ligatures w14:val="none"/>
        </w:rPr>
        <w:t>/</w:t>
      </w:r>
      <w:proofErr w:type="spellStart"/>
      <w:r w:rsidRPr="00A00008">
        <w:rPr>
          <w:rFonts w:ascii="標楷體-繁" w:eastAsia="標楷體-繁" w:hAnsi="Courier New" w:cs="Courier New" w:hint="eastAsia"/>
          <w:color w:val="000000" w:themeColor="text1"/>
          <w:kern w:val="0"/>
          <w:sz w:val="18"/>
          <w:szCs w:val="18"/>
          <w14:ligatures w14:val="none"/>
        </w:rPr>
        <w:t>bert</w:t>
      </w:r>
      <w:proofErr w:type="spellEnd"/>
      <w:r w:rsidRPr="00A00008">
        <w:rPr>
          <w:rFonts w:ascii="標楷體-繁" w:eastAsia="標楷體-繁" w:hAnsi="Courier New" w:cs="Courier New" w:hint="eastAsia"/>
          <w:color w:val="000000" w:themeColor="text1"/>
          <w:kern w:val="0"/>
          <w:sz w:val="18"/>
          <w:szCs w:val="18"/>
          <w14:ligatures w14:val="none"/>
        </w:rPr>
        <w:t>-base-</w:t>
      </w:r>
      <w:proofErr w:type="spellStart"/>
      <w:r w:rsidRPr="00A00008">
        <w:rPr>
          <w:rFonts w:ascii="標楷體-繁" w:eastAsia="標楷體-繁" w:hAnsi="Courier New" w:cs="Courier New" w:hint="eastAsia"/>
          <w:color w:val="000000" w:themeColor="text1"/>
          <w:kern w:val="0"/>
          <w:sz w:val="18"/>
          <w:szCs w:val="18"/>
          <w14:ligatures w14:val="none"/>
        </w:rPr>
        <w:t>chinese</w:t>
      </w:r>
      <w:proofErr w:type="spellEnd"/>
      <w:r w:rsidRPr="00A00008">
        <w:rPr>
          <w:rFonts w:ascii="標楷體-繁" w:eastAsia="標楷體-繁" w:hint="eastAsia"/>
          <w:color w:val="000000" w:themeColor="text1"/>
          <w:sz w:val="18"/>
          <w:szCs w:val="18"/>
        </w:rPr>
        <w:t>，這是 CKIP Lab 以繁體中文語料訓練的 BERT，相較於原版 multilingual BERT，對台灣商家名稱和繁體中文品名的 tokenization 更準確。</w:t>
      </w:r>
    </w:p>
    <w:p w14:paraId="389D8B57" w14:textId="77777777" w:rsidR="00204618" w:rsidRPr="00A00008" w:rsidRDefault="00204618" w:rsidP="00833FFC">
      <w:pPr>
        <w:tabs>
          <w:tab w:val="left" w:pos="3780"/>
        </w:tabs>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輸入格式：</w:t>
      </w:r>
    </w:p>
    <w:p w14:paraId="1F502B87" w14:textId="50B1307A" w:rsidR="00204618" w:rsidRPr="00A00008" w:rsidRDefault="00204618" w:rsidP="00833FFC">
      <w:pPr>
        <w:pStyle w:val="aa"/>
        <w:numPr>
          <w:ilvl w:val="0"/>
          <w:numId w:val="13"/>
        </w:numPr>
        <w:tabs>
          <w:tab w:val="left" w:pos="3780"/>
        </w:tabs>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[CLS] 品名 [SEP] 店家名稱 [SEP] 消費區間 [SEP]</w:t>
      </w:r>
    </w:p>
    <w:p w14:paraId="61A28B0B" w14:textId="77777777" w:rsidR="00204618" w:rsidRPr="00A00008" w:rsidRDefault="00204618" w:rsidP="00833FFC">
      <w:pPr>
        <w:pStyle w:val="aa"/>
        <w:numPr>
          <w:ilvl w:val="0"/>
          <w:numId w:val="13"/>
        </w:numPr>
        <w:tabs>
          <w:tab w:val="left" w:pos="3780"/>
        </w:tabs>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取 [CLS] token 的最後一層 hidden state，接一個 linear classification head，輸出六個類別的 logit。</w:t>
      </w:r>
    </w:p>
    <w:p w14:paraId="60196EDD" w14:textId="1E1AC011" w:rsidR="0089251F" w:rsidRPr="00A00008" w:rsidRDefault="0053257A" w:rsidP="00833FFC">
      <w:pPr>
        <w:pStyle w:val="aa"/>
        <w:numPr>
          <w:ilvl w:val="0"/>
          <w:numId w:val="14"/>
        </w:numPr>
        <w:tabs>
          <w:tab w:val="left" w:pos="3780"/>
        </w:tabs>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 xml:space="preserve">訓練參數：learning rate 2e-5、batch size 16、epochs 5、max </w:t>
      </w:r>
      <w:r w:rsidRPr="00A00008">
        <w:rPr>
          <w:rFonts w:ascii="標楷體-繁" w:eastAsia="標楷體-繁" w:hint="eastAsia"/>
          <w:color w:val="000000" w:themeColor="text1"/>
          <w:sz w:val="18"/>
          <w:szCs w:val="18"/>
        </w:rPr>
        <w:lastRenderedPageBreak/>
        <w:t>sequence length 64，early stopping 依 eval loss 取最佳 checkpoint。</w:t>
      </w:r>
    </w:p>
    <w:p w14:paraId="5D0C4DE9" w14:textId="68AF5167" w:rsidR="00204618" w:rsidRPr="00A00008" w:rsidRDefault="00204618" w:rsidP="00833FFC">
      <w:pPr>
        <w:tabs>
          <w:tab w:val="left" w:pos="3780"/>
        </w:tabs>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 xml:space="preserve">資料切分使用 </w:t>
      </w:r>
      <w:proofErr w:type="spellStart"/>
      <w:r w:rsidRPr="00A00008">
        <w:rPr>
          <w:rFonts w:ascii="標楷體-繁" w:eastAsia="標楷體-繁" w:hAnsi="Courier New" w:cs="Courier New" w:hint="eastAsia"/>
          <w:color w:val="000000" w:themeColor="text1"/>
          <w:kern w:val="0"/>
          <w:sz w:val="18"/>
          <w:szCs w:val="18"/>
          <w14:ligatures w14:val="none"/>
        </w:rPr>
        <w:t>GroupShuffleSplit</w:t>
      </w:r>
      <w:proofErr w:type="spellEnd"/>
      <w:r w:rsidRPr="00A00008">
        <w:rPr>
          <w:rFonts w:ascii="標楷體-繁" w:eastAsia="標楷體-繁" w:hint="eastAsia"/>
          <w:color w:val="000000" w:themeColor="text1"/>
          <w:sz w:val="18"/>
          <w:szCs w:val="18"/>
        </w:rPr>
        <w:t>，以「品名 + 店家」組合作為 group key，確保同一個品名店家組合不會同時出現在訓練集和測試集，避免資料洩漏。切分比例為訓練 80%、測試 20%。</w:t>
      </w:r>
    </w:p>
    <w:p w14:paraId="3C15BC36" w14:textId="2FE27398" w:rsidR="00204618" w:rsidRPr="00A00008" w:rsidRDefault="00204618" w:rsidP="00833FFC">
      <w:pPr>
        <w:tabs>
          <w:tab w:val="left" w:pos="3780"/>
        </w:tabs>
        <w:spacing w:after="0" w:line="120" w:lineRule="auto"/>
        <w:rPr>
          <w:rFonts w:ascii="標楷體-繁" w:eastAsia="標楷體-繁"/>
          <w:b/>
          <w:bCs/>
          <w:color w:val="000000" w:themeColor="text1"/>
          <w:sz w:val="18"/>
          <w:szCs w:val="18"/>
        </w:rPr>
      </w:pPr>
      <w:r w:rsidRPr="00A00008">
        <w:rPr>
          <w:rFonts w:ascii="標楷體-繁" w:eastAsia="標楷體-繁" w:hint="eastAsia"/>
          <w:b/>
          <w:bCs/>
          <w:color w:val="000000" w:themeColor="text1"/>
          <w:sz w:val="18"/>
          <w:szCs w:val="18"/>
        </w:rPr>
        <w:t>3</w:t>
      </w:r>
      <w:r w:rsidRPr="00A00008">
        <w:rPr>
          <w:rFonts w:ascii="標楷體-繁" w:eastAsia="標楷體-繁"/>
          <w:b/>
          <w:bCs/>
          <w:color w:val="000000" w:themeColor="text1"/>
          <w:sz w:val="18"/>
          <w:szCs w:val="18"/>
        </w:rPr>
        <w:t>.3</w:t>
      </w:r>
      <w:r w:rsidRPr="00A00008">
        <w:rPr>
          <w:rFonts w:ascii="標楷體-繁" w:eastAsia="標楷體-繁" w:hint="eastAsia"/>
          <w:b/>
          <w:bCs/>
          <w:color w:val="000000" w:themeColor="text1"/>
          <w:sz w:val="18"/>
          <w:szCs w:val="18"/>
        </w:rPr>
        <w:t>.2 Baseline 模型</w:t>
      </w:r>
    </w:p>
    <w:p w14:paraId="28E231EB" w14:textId="77777777" w:rsidR="00204618" w:rsidRPr="00A00008" w:rsidRDefault="00204618" w:rsidP="00833FFC">
      <w:pPr>
        <w:tabs>
          <w:tab w:val="left" w:pos="3780"/>
        </w:tabs>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設計了三組 baseline，每一組回答一個不同的問題：</w:t>
      </w:r>
    </w:p>
    <w:p w14:paraId="08A1D718" w14:textId="77777777" w:rsidR="00204618" w:rsidRPr="002A6C8D" w:rsidRDefault="00204618" w:rsidP="002A6C8D">
      <w:pPr>
        <w:tabs>
          <w:tab w:val="left" w:pos="3780"/>
        </w:tabs>
        <w:spacing w:after="0" w:line="120" w:lineRule="auto"/>
        <w:rPr>
          <w:rFonts w:ascii="標楷體-繁" w:eastAsia="標楷體-繁"/>
          <w:color w:val="000000" w:themeColor="text1"/>
          <w:sz w:val="18"/>
          <w:szCs w:val="18"/>
        </w:rPr>
      </w:pPr>
      <w:r w:rsidRPr="002A6C8D">
        <w:rPr>
          <w:rFonts w:ascii="標楷體-繁" w:eastAsia="標楷體-繁" w:hint="eastAsia"/>
          <w:color w:val="000000" w:themeColor="text1"/>
          <w:sz w:val="18"/>
          <w:szCs w:val="18"/>
        </w:rPr>
        <w:t xml:space="preserve">BERT（僅品名）：和主模型架構完全相同，但輸入只有 </w:t>
      </w:r>
      <w:proofErr w:type="spellStart"/>
      <w:r w:rsidRPr="002A6C8D">
        <w:rPr>
          <w:rFonts w:ascii="標楷體-繁" w:eastAsia="標楷體-繁" w:hAnsi="Courier New" w:cs="Courier New" w:hint="eastAsia"/>
          <w:color w:val="000000" w:themeColor="text1"/>
          <w:kern w:val="0"/>
          <w:sz w:val="18"/>
          <w:szCs w:val="18"/>
          <w14:ligatures w14:val="none"/>
        </w:rPr>
        <w:t>item_clean</w:t>
      </w:r>
      <w:proofErr w:type="spellEnd"/>
      <w:r w:rsidRPr="002A6C8D">
        <w:rPr>
          <w:rFonts w:ascii="標楷體-繁" w:eastAsia="標楷體-繁" w:hint="eastAsia"/>
          <w:color w:val="000000" w:themeColor="text1"/>
          <w:sz w:val="18"/>
          <w:szCs w:val="18"/>
        </w:rPr>
        <w:t>，不加入店家名稱和金額。這組的目的是直接驗證「加入店家資訊是否真的有幫助」。</w:t>
      </w:r>
    </w:p>
    <w:p w14:paraId="43C57B93" w14:textId="77777777" w:rsidR="00204618" w:rsidRPr="002A6C8D" w:rsidRDefault="00204618" w:rsidP="002A6C8D">
      <w:pPr>
        <w:tabs>
          <w:tab w:val="left" w:pos="3780"/>
        </w:tabs>
        <w:spacing w:after="0" w:line="120" w:lineRule="auto"/>
        <w:rPr>
          <w:rFonts w:ascii="標楷體-繁" w:eastAsia="標楷體-繁"/>
          <w:color w:val="000000" w:themeColor="text1"/>
          <w:sz w:val="18"/>
          <w:szCs w:val="18"/>
        </w:rPr>
      </w:pPr>
      <w:r w:rsidRPr="002A6C8D">
        <w:rPr>
          <w:rFonts w:ascii="標楷體-繁" w:eastAsia="標楷體-繁" w:hint="eastAsia"/>
          <w:color w:val="000000" w:themeColor="text1"/>
          <w:sz w:val="18"/>
          <w:szCs w:val="18"/>
        </w:rPr>
        <w:t>TF-IDF + Logistic Regression：以 unigram + bigram（max features 10,000）對完整輸入文字建 TF-IDF 向量，接 Logistic Regression（</w:t>
      </w:r>
      <w:proofErr w:type="spellStart"/>
      <w:r w:rsidRPr="002A6C8D">
        <w:rPr>
          <w:rFonts w:ascii="標楷體-繁" w:eastAsia="標楷體-繁" w:hAnsi="Courier New" w:cs="Courier New" w:hint="eastAsia"/>
          <w:color w:val="000000" w:themeColor="text1"/>
          <w:kern w:val="0"/>
          <w:sz w:val="18"/>
          <w:szCs w:val="18"/>
          <w14:ligatures w14:val="none"/>
        </w:rPr>
        <w:t>class_weight</w:t>
      </w:r>
      <w:proofErr w:type="spellEnd"/>
      <w:r w:rsidRPr="002A6C8D">
        <w:rPr>
          <w:rFonts w:ascii="標楷體-繁" w:eastAsia="標楷體-繁" w:hAnsi="Courier New" w:cs="Courier New" w:hint="eastAsia"/>
          <w:color w:val="000000" w:themeColor="text1"/>
          <w:kern w:val="0"/>
          <w:sz w:val="18"/>
          <w:szCs w:val="18"/>
          <w14:ligatures w14:val="none"/>
        </w:rPr>
        <w:t xml:space="preserve">="balanced" </w:t>
      </w:r>
      <w:r w:rsidRPr="002A6C8D">
        <w:rPr>
          <w:rFonts w:ascii="標楷體-繁" w:eastAsia="標楷體-繁" w:hint="eastAsia"/>
          <w:color w:val="000000" w:themeColor="text1"/>
          <w:sz w:val="18"/>
          <w:szCs w:val="18"/>
        </w:rPr>
        <w:t>處理類別不平衡，</w:t>
      </w:r>
      <w:proofErr w:type="spellStart"/>
      <w:r w:rsidRPr="002A6C8D">
        <w:rPr>
          <w:rFonts w:ascii="標楷體-繁" w:eastAsia="標楷體-繁" w:hAnsi="Courier New" w:cs="Courier New" w:hint="eastAsia"/>
          <w:color w:val="000000" w:themeColor="text1"/>
          <w:kern w:val="0"/>
          <w:sz w:val="18"/>
          <w:szCs w:val="18"/>
          <w14:ligatures w14:val="none"/>
        </w:rPr>
        <w:t>max_iter</w:t>
      </w:r>
      <w:proofErr w:type="spellEnd"/>
      <w:r w:rsidRPr="002A6C8D">
        <w:rPr>
          <w:rFonts w:ascii="標楷體-繁" w:eastAsia="標楷體-繁" w:hAnsi="Courier New" w:cs="Courier New" w:hint="eastAsia"/>
          <w:color w:val="000000" w:themeColor="text1"/>
          <w:kern w:val="0"/>
          <w:sz w:val="18"/>
          <w:szCs w:val="18"/>
          <w14:ligatures w14:val="none"/>
        </w:rPr>
        <w:t>=2000</w:t>
      </w:r>
      <w:r w:rsidRPr="002A6C8D">
        <w:rPr>
          <w:rFonts w:ascii="標楷體-繁" w:eastAsia="標楷體-繁" w:hAnsi="Microsoft JhengHei" w:cs="Microsoft JhengHei" w:hint="eastAsia"/>
          <w:color w:val="000000" w:themeColor="text1"/>
          <w:kern w:val="0"/>
          <w:sz w:val="18"/>
          <w:szCs w:val="18"/>
          <w14:ligatures w14:val="none"/>
        </w:rPr>
        <w:t>）</w:t>
      </w:r>
      <w:r w:rsidRPr="002A6C8D">
        <w:rPr>
          <w:rFonts w:ascii="標楷體-繁" w:eastAsia="標楷體-繁" w:hint="eastAsia"/>
          <w:color w:val="000000" w:themeColor="text1"/>
          <w:sz w:val="18"/>
          <w:szCs w:val="18"/>
        </w:rPr>
        <w:t>。這組代表傳統文字分類方法的上限。</w:t>
      </w:r>
    </w:p>
    <w:p w14:paraId="6D4F1211" w14:textId="0A2297AA" w:rsidR="00204618" w:rsidRPr="002A6C8D" w:rsidRDefault="00204618" w:rsidP="002A6C8D">
      <w:pPr>
        <w:tabs>
          <w:tab w:val="left" w:pos="3780"/>
        </w:tabs>
        <w:spacing w:after="0" w:line="120" w:lineRule="auto"/>
        <w:rPr>
          <w:rFonts w:ascii="標楷體-繁" w:eastAsia="標楷體-繁"/>
          <w:color w:val="000000" w:themeColor="text1"/>
          <w:sz w:val="18"/>
          <w:szCs w:val="18"/>
        </w:rPr>
      </w:pPr>
      <w:r w:rsidRPr="002A6C8D">
        <w:rPr>
          <w:rFonts w:ascii="標楷體-繁" w:eastAsia="標楷體-繁" w:hint="eastAsia"/>
          <w:color w:val="000000" w:themeColor="text1"/>
          <w:sz w:val="18"/>
          <w:szCs w:val="18"/>
        </w:rPr>
        <w:t>TF-IDF + MLP：同樣的 TF-IDF 特徵，接兩層 MLP（256 → 128，</w:t>
      </w:r>
      <w:proofErr w:type="spellStart"/>
      <w:r w:rsidRPr="002A6C8D">
        <w:rPr>
          <w:rFonts w:ascii="標楷體-繁" w:eastAsia="標楷體-繁" w:hint="eastAsia"/>
          <w:color w:val="000000" w:themeColor="text1"/>
          <w:sz w:val="18"/>
          <w:szCs w:val="18"/>
        </w:rPr>
        <w:t>ReLU</w:t>
      </w:r>
      <w:proofErr w:type="spellEnd"/>
      <w:r w:rsidRPr="002A6C8D">
        <w:rPr>
          <w:rFonts w:ascii="標楷體-繁" w:eastAsia="標楷體-繁" w:hint="eastAsia"/>
          <w:color w:val="000000" w:themeColor="text1"/>
          <w:sz w:val="18"/>
          <w:szCs w:val="18"/>
        </w:rPr>
        <w:t xml:space="preserve"> activation，Adam optimizer，early stopping）。這組作為傳統方法的非線性版本，檢驗 BERT 帶來的增益是否來自更好的特徵，還是只是非線性建模能力。</w:t>
      </w:r>
    </w:p>
    <w:p w14:paraId="0E04AC13" w14:textId="7AE3EC7E" w:rsidR="0089251F" w:rsidRPr="00A00008" w:rsidRDefault="0089251F" w:rsidP="00833FFC">
      <w:pPr>
        <w:tabs>
          <w:tab w:val="left" w:pos="3780"/>
        </w:tabs>
        <w:spacing w:after="0" w:line="120" w:lineRule="auto"/>
        <w:rPr>
          <w:rFonts w:ascii="標楷體-繁" w:eastAsia="標楷體-繁"/>
          <w:b/>
          <w:bCs/>
          <w:color w:val="000000" w:themeColor="text1"/>
          <w:sz w:val="18"/>
          <w:szCs w:val="18"/>
        </w:rPr>
      </w:pPr>
      <w:r w:rsidRPr="00A00008">
        <w:rPr>
          <w:rFonts w:ascii="標楷體-繁" w:eastAsia="標楷體-繁"/>
          <w:b/>
          <w:bCs/>
          <w:color w:val="000000" w:themeColor="text1"/>
          <w:sz w:val="18"/>
          <w:szCs w:val="18"/>
        </w:rPr>
        <w:t xml:space="preserve">3.4 </w:t>
      </w:r>
      <w:r w:rsidRPr="00A00008">
        <w:rPr>
          <w:rFonts w:ascii="標楷體-繁" w:eastAsia="標楷體-繁" w:hint="eastAsia"/>
          <w:b/>
          <w:bCs/>
          <w:color w:val="000000" w:themeColor="text1"/>
          <w:sz w:val="18"/>
          <w:szCs w:val="18"/>
        </w:rPr>
        <w:t>評估</w:t>
      </w:r>
    </w:p>
    <w:p w14:paraId="4A82B3C0" w14:textId="5CA70300" w:rsidR="001F61E4" w:rsidRPr="00A00008" w:rsidRDefault="001F61E4" w:rsidP="00833FFC">
      <w:pPr>
        <w:tabs>
          <w:tab w:val="left" w:pos="3780"/>
        </w:tabs>
        <w:spacing w:after="0" w:line="120" w:lineRule="auto"/>
        <w:rPr>
          <w:rFonts w:ascii="標楷體-繁" w:eastAsia="標楷體-繁"/>
          <w:b/>
          <w:bCs/>
          <w:color w:val="000000" w:themeColor="text1"/>
          <w:sz w:val="18"/>
          <w:szCs w:val="18"/>
        </w:rPr>
      </w:pPr>
      <w:r w:rsidRPr="00A00008">
        <w:rPr>
          <w:rFonts w:ascii="標楷體-繁" w:eastAsia="標楷體-繁"/>
          <w:b/>
          <w:bCs/>
          <w:color w:val="000000" w:themeColor="text1"/>
          <w:sz w:val="18"/>
          <w:szCs w:val="18"/>
        </w:rPr>
        <w:t xml:space="preserve">3.4.1 </w:t>
      </w:r>
      <w:r w:rsidRPr="00A00008">
        <w:rPr>
          <w:rFonts w:ascii="標楷體-繁" w:eastAsia="標楷體-繁" w:hint="eastAsia"/>
          <w:b/>
          <w:bCs/>
          <w:color w:val="000000" w:themeColor="text1"/>
          <w:sz w:val="18"/>
          <w:szCs w:val="18"/>
        </w:rPr>
        <w:t>評估指標</w:t>
      </w:r>
    </w:p>
    <w:p w14:paraId="6F71A2A1" w14:textId="0883FCB7" w:rsidR="001F61E4" w:rsidRPr="00A00008" w:rsidRDefault="001F61E4" w:rsidP="00833FFC">
      <w:pPr>
        <w:tabs>
          <w:tab w:val="left" w:pos="3780"/>
        </w:tabs>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主要評估指標為 Macro F1 和 Weighted F1：</w:t>
      </w:r>
    </w:p>
    <w:p w14:paraId="7578E110" w14:textId="1D13CC70" w:rsidR="001F61E4" w:rsidRPr="00A00008" w:rsidRDefault="001F61E4" w:rsidP="00833FFC">
      <w:pPr>
        <w:pStyle w:val="aa"/>
        <w:numPr>
          <w:ilvl w:val="0"/>
          <w:numId w:val="19"/>
        </w:numPr>
        <w:tabs>
          <w:tab w:val="left" w:pos="3540"/>
        </w:tabs>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Macro F1 對每個類別給予相同權重，飲食類即使筆數多也不會主導結果，比較能反映模型對少數類別（教育、娛樂）的表現。</w:t>
      </w:r>
    </w:p>
    <w:p w14:paraId="395F1647" w14:textId="00435C4A" w:rsidR="001F61E4" w:rsidRPr="00A00008" w:rsidRDefault="001F61E4" w:rsidP="00833FFC">
      <w:pPr>
        <w:pStyle w:val="aa"/>
        <w:numPr>
          <w:ilvl w:val="0"/>
          <w:numId w:val="19"/>
        </w:numPr>
        <w:tabs>
          <w:tab w:val="left" w:pos="3780"/>
        </w:tabs>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Weighted F1 依照各類別的實際樣本數加權，反映整體資料分布下的真實表現。</w:t>
      </w:r>
    </w:p>
    <w:p w14:paraId="088E03DD" w14:textId="079341E6" w:rsidR="0089251F" w:rsidRPr="00A00008" w:rsidRDefault="001F61E4" w:rsidP="00833FFC">
      <w:pPr>
        <w:tabs>
          <w:tab w:val="left" w:pos="3780"/>
        </w:tabs>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兩個指標並列呈現，才能同時看到「各類別均衡表現」和「整體資料表現」兩個面向。此外，也特別計算空洞品名子集（品名為 [UNK_ITEM] 或長度極短的樣本）的 F1，驗證加入店家名稱後對這個難度最高的子群是否有實質幫助。</w:t>
      </w:r>
    </w:p>
    <w:p w14:paraId="78611D2B" w14:textId="40C3F44B" w:rsidR="001F61E4" w:rsidRPr="00A00008" w:rsidRDefault="00703A48" w:rsidP="00833FFC">
      <w:pPr>
        <w:tabs>
          <w:tab w:val="left" w:pos="3780"/>
        </w:tabs>
        <w:spacing w:after="0" w:line="120" w:lineRule="auto"/>
        <w:rPr>
          <w:rFonts w:ascii="標楷體-繁" w:eastAsia="標楷體-繁"/>
          <w:b/>
          <w:bCs/>
          <w:color w:val="000000" w:themeColor="text1"/>
          <w:sz w:val="18"/>
          <w:szCs w:val="18"/>
        </w:rPr>
      </w:pPr>
      <w:r w:rsidRPr="00A00008">
        <w:rPr>
          <w:rFonts w:ascii="標楷體-繁" w:eastAsia="標楷體-繁"/>
          <w:b/>
          <w:bCs/>
          <w:color w:val="000000" w:themeColor="text1"/>
          <w:sz w:val="18"/>
          <w:szCs w:val="18"/>
        </w:rPr>
        <w:t>3.4.2</w:t>
      </w:r>
      <w:r w:rsidR="001F61E4" w:rsidRPr="00A00008">
        <w:rPr>
          <w:rFonts w:ascii="標楷體-繁" w:eastAsia="標楷體-繁" w:hint="eastAsia"/>
          <w:b/>
          <w:bCs/>
          <w:color w:val="000000" w:themeColor="text1"/>
          <w:sz w:val="18"/>
          <w:szCs w:val="18"/>
        </w:rPr>
        <w:t xml:space="preserve"> 各模型整體表現</w:t>
      </w:r>
    </w:p>
    <w:tbl>
      <w:tblPr>
        <w:tblStyle w:val="af"/>
        <w:tblW w:w="0" w:type="auto"/>
        <w:tblLook w:val="04A0" w:firstRow="1" w:lastRow="0" w:firstColumn="1" w:lastColumn="0" w:noHBand="0" w:noVBand="1"/>
      </w:tblPr>
      <w:tblGrid>
        <w:gridCol w:w="1838"/>
        <w:gridCol w:w="992"/>
        <w:gridCol w:w="1058"/>
        <w:gridCol w:w="1275"/>
      </w:tblGrid>
      <w:tr w:rsidR="005F71CC" w:rsidRPr="00D8783D" w14:paraId="508B9D76" w14:textId="1F7328E1" w:rsidTr="005F71CC">
        <w:tc>
          <w:tcPr>
            <w:tcW w:w="1838" w:type="dxa"/>
            <w:hideMark/>
          </w:tcPr>
          <w:p w14:paraId="52FAC258" w14:textId="69DDA59B" w:rsidR="005F71CC" w:rsidRPr="00D8783D" w:rsidRDefault="005F71CC" w:rsidP="00833FFC">
            <w:pPr>
              <w:spacing w:line="120" w:lineRule="auto"/>
              <w:rPr>
                <w:rFonts w:ascii="標楷體-繁" w:eastAsia="標楷體-繁"/>
                <w:b/>
                <w:color w:val="000000" w:themeColor="text1"/>
                <w:sz w:val="18"/>
                <w:szCs w:val="18"/>
                <w:lang w:eastAsia="zh-TW"/>
              </w:rPr>
            </w:pPr>
            <w:proofErr w:type="spellStart"/>
            <w:r>
              <w:rPr>
                <w:rFonts w:ascii="標楷體-繁" w:eastAsia="標楷體-繁" w:hint="eastAsia"/>
                <w:b/>
                <w:color w:val="000000" w:themeColor="text1"/>
                <w:sz w:val="18"/>
                <w:szCs w:val="18"/>
              </w:rPr>
              <w:t>模型</w:t>
            </w:r>
            <w:proofErr w:type="spellEnd"/>
          </w:p>
        </w:tc>
        <w:tc>
          <w:tcPr>
            <w:tcW w:w="992" w:type="dxa"/>
            <w:hideMark/>
          </w:tcPr>
          <w:p w14:paraId="78FE87ED" w14:textId="24AB7C43" w:rsidR="005F71CC" w:rsidRPr="00D8783D" w:rsidRDefault="005F71CC" w:rsidP="00833FFC">
            <w:pPr>
              <w:spacing w:line="120" w:lineRule="auto"/>
              <w:jc w:val="right"/>
              <w:rPr>
                <w:rFonts w:ascii="標楷體-繁" w:eastAsia="標楷體-繁"/>
                <w:b/>
                <w:color w:val="000000" w:themeColor="text1"/>
                <w:sz w:val="18"/>
                <w:szCs w:val="18"/>
                <w:lang w:eastAsia="zh-TW"/>
              </w:rPr>
            </w:pPr>
            <w:r>
              <w:rPr>
                <w:rFonts w:ascii="標楷體-繁" w:eastAsia="標楷體-繁"/>
                <w:b/>
                <w:color w:val="000000" w:themeColor="text1"/>
                <w:sz w:val="18"/>
                <w:szCs w:val="18"/>
              </w:rPr>
              <w:t>Accuracy</w:t>
            </w:r>
          </w:p>
        </w:tc>
        <w:tc>
          <w:tcPr>
            <w:tcW w:w="1058" w:type="dxa"/>
            <w:hideMark/>
          </w:tcPr>
          <w:p w14:paraId="57B186C2" w14:textId="11CCAC6E" w:rsidR="005F71CC" w:rsidRPr="00D8783D" w:rsidRDefault="005F71CC" w:rsidP="00833FFC">
            <w:pPr>
              <w:wordWrap w:val="0"/>
              <w:spacing w:line="120" w:lineRule="auto"/>
              <w:jc w:val="right"/>
              <w:rPr>
                <w:rFonts w:ascii="標楷體-繁" w:eastAsia="標楷體-繁"/>
                <w:b/>
                <w:color w:val="000000" w:themeColor="text1"/>
                <w:sz w:val="18"/>
                <w:szCs w:val="18"/>
              </w:rPr>
            </w:pPr>
            <w:r>
              <w:rPr>
                <w:rFonts w:ascii="標楷體-繁" w:eastAsia="標楷體-繁"/>
                <w:b/>
                <w:color w:val="000000" w:themeColor="text1"/>
                <w:sz w:val="18"/>
                <w:szCs w:val="18"/>
              </w:rPr>
              <w:t>Macro F1</w:t>
            </w:r>
          </w:p>
        </w:tc>
        <w:tc>
          <w:tcPr>
            <w:tcW w:w="1275" w:type="dxa"/>
          </w:tcPr>
          <w:p w14:paraId="1FF40A38" w14:textId="4FE43954" w:rsidR="005F71CC" w:rsidRDefault="005F71CC" w:rsidP="00833FFC">
            <w:pPr>
              <w:wordWrap w:val="0"/>
              <w:spacing w:line="120" w:lineRule="auto"/>
              <w:jc w:val="right"/>
              <w:rPr>
                <w:rFonts w:ascii="標楷體-繁" w:eastAsia="標楷體-繁"/>
                <w:b/>
                <w:color w:val="000000" w:themeColor="text1"/>
                <w:sz w:val="18"/>
                <w:szCs w:val="18"/>
              </w:rPr>
            </w:pPr>
            <w:r w:rsidRPr="005F71CC">
              <w:rPr>
                <w:rFonts w:ascii="標楷體-繁" w:eastAsia="標楷體-繁"/>
                <w:b/>
                <w:color w:val="000000" w:themeColor="text1"/>
                <w:sz w:val="18"/>
                <w:szCs w:val="18"/>
              </w:rPr>
              <w:t>Weighted F1</w:t>
            </w:r>
          </w:p>
        </w:tc>
      </w:tr>
      <w:tr w:rsidR="005F71CC" w:rsidRPr="00D8783D" w14:paraId="2E673753" w14:textId="7038CEF2" w:rsidTr="005F71CC">
        <w:tc>
          <w:tcPr>
            <w:tcW w:w="1838" w:type="dxa"/>
            <w:hideMark/>
          </w:tcPr>
          <w:p w14:paraId="1724A1AB" w14:textId="6CA151EB" w:rsidR="005F71CC" w:rsidRPr="00D8783D" w:rsidRDefault="005F71CC" w:rsidP="00833FFC">
            <w:pPr>
              <w:spacing w:line="120" w:lineRule="auto"/>
              <w:rPr>
                <w:rFonts w:ascii="標楷體-繁" w:eastAsia="標楷體-繁"/>
                <w:bCs/>
                <w:color w:val="000000" w:themeColor="text1"/>
                <w:sz w:val="18"/>
                <w:szCs w:val="18"/>
              </w:rPr>
            </w:pPr>
            <w:proofErr w:type="spellStart"/>
            <w:r w:rsidRPr="00A00008">
              <w:rPr>
                <w:rFonts w:ascii="標楷體-繁" w:eastAsia="標楷體-繁" w:hint="eastAsia"/>
                <w:color w:val="000000" w:themeColor="text1"/>
                <w:sz w:val="18"/>
                <w:szCs w:val="18"/>
              </w:rPr>
              <w:t>BERT（品名</w:t>
            </w:r>
            <w:proofErr w:type="spellEnd"/>
            <w:r w:rsidRPr="00A00008">
              <w:rPr>
                <w:rFonts w:ascii="標楷體-繁" w:eastAsia="標楷體-繁" w:hint="eastAsia"/>
                <w:color w:val="000000" w:themeColor="text1"/>
                <w:sz w:val="18"/>
                <w:szCs w:val="18"/>
              </w:rPr>
              <w:t xml:space="preserve"> + </w:t>
            </w:r>
            <w:proofErr w:type="spellStart"/>
            <w:r w:rsidRPr="00A00008">
              <w:rPr>
                <w:rFonts w:ascii="標楷體-繁" w:eastAsia="標楷體-繁" w:hint="eastAsia"/>
                <w:color w:val="000000" w:themeColor="text1"/>
                <w:sz w:val="18"/>
                <w:szCs w:val="18"/>
              </w:rPr>
              <w:t>店家</w:t>
            </w:r>
            <w:proofErr w:type="spellEnd"/>
            <w:r w:rsidRPr="00A00008">
              <w:rPr>
                <w:rFonts w:ascii="標楷體-繁" w:eastAsia="標楷體-繁" w:hint="eastAsia"/>
                <w:color w:val="000000" w:themeColor="text1"/>
                <w:sz w:val="18"/>
                <w:szCs w:val="18"/>
              </w:rPr>
              <w:t xml:space="preserve"> + </w:t>
            </w:r>
            <w:proofErr w:type="spellStart"/>
            <w:r w:rsidRPr="00A00008">
              <w:rPr>
                <w:rFonts w:ascii="標楷體-繁" w:eastAsia="標楷體-繁" w:hint="eastAsia"/>
                <w:color w:val="000000" w:themeColor="text1"/>
                <w:sz w:val="18"/>
                <w:szCs w:val="18"/>
              </w:rPr>
              <w:t>金額</w:t>
            </w:r>
            <w:proofErr w:type="spellEnd"/>
            <w:r w:rsidRPr="00A00008">
              <w:rPr>
                <w:rFonts w:ascii="標楷體-繁" w:eastAsia="標楷體-繁" w:hint="eastAsia"/>
                <w:color w:val="000000" w:themeColor="text1"/>
                <w:sz w:val="18"/>
                <w:szCs w:val="18"/>
              </w:rPr>
              <w:t>）</w:t>
            </w:r>
          </w:p>
        </w:tc>
        <w:tc>
          <w:tcPr>
            <w:tcW w:w="992" w:type="dxa"/>
            <w:hideMark/>
          </w:tcPr>
          <w:p w14:paraId="735AE2E0" w14:textId="660DA15E" w:rsidR="005F71CC" w:rsidRPr="00D8783D" w:rsidRDefault="005F71CC" w:rsidP="00833FFC">
            <w:pPr>
              <w:spacing w:line="120" w:lineRule="auto"/>
              <w:jc w:val="right"/>
              <w:rPr>
                <w:rFonts w:ascii="標楷體-繁" w:eastAsia="標楷體-繁"/>
                <w:bCs/>
                <w:color w:val="000000" w:themeColor="text1"/>
                <w:sz w:val="18"/>
                <w:szCs w:val="18"/>
              </w:rPr>
            </w:pPr>
            <w:r w:rsidRPr="00CC0649">
              <w:rPr>
                <w:rFonts w:ascii="標楷體-繁" w:eastAsia="標楷體-繁" w:hint="eastAsia"/>
                <w:color w:val="000000" w:themeColor="text1"/>
                <w:sz w:val="18"/>
                <w:szCs w:val="18"/>
              </w:rPr>
              <w:t>0.98</w:t>
            </w:r>
          </w:p>
        </w:tc>
        <w:tc>
          <w:tcPr>
            <w:tcW w:w="1058" w:type="dxa"/>
            <w:hideMark/>
          </w:tcPr>
          <w:p w14:paraId="00BEAFB4" w14:textId="435F1393" w:rsidR="005F71CC" w:rsidRPr="00D8783D" w:rsidRDefault="005F71CC" w:rsidP="00833FFC">
            <w:pPr>
              <w:spacing w:line="120" w:lineRule="auto"/>
              <w:jc w:val="right"/>
              <w:rPr>
                <w:rFonts w:ascii="標楷體-繁" w:eastAsia="標楷體-繁"/>
                <w:bCs/>
                <w:color w:val="000000" w:themeColor="text1"/>
                <w:sz w:val="18"/>
                <w:szCs w:val="18"/>
              </w:rPr>
            </w:pPr>
            <w:r w:rsidRPr="00CC0649">
              <w:rPr>
                <w:rFonts w:ascii="標楷體-繁" w:eastAsia="標楷體-繁" w:hint="eastAsia"/>
                <w:color w:val="000000" w:themeColor="text1"/>
                <w:sz w:val="18"/>
                <w:szCs w:val="18"/>
              </w:rPr>
              <w:t>0.92</w:t>
            </w:r>
          </w:p>
        </w:tc>
        <w:tc>
          <w:tcPr>
            <w:tcW w:w="1275" w:type="dxa"/>
          </w:tcPr>
          <w:p w14:paraId="4E681A7E" w14:textId="317EBB21" w:rsidR="005F71CC" w:rsidRPr="00D8783D" w:rsidRDefault="005F71CC" w:rsidP="00833FFC">
            <w:pPr>
              <w:spacing w:line="120" w:lineRule="auto"/>
              <w:jc w:val="right"/>
              <w:rPr>
                <w:rFonts w:ascii="標楷體-繁" w:eastAsia="標楷體-繁"/>
                <w:bCs/>
                <w:color w:val="000000" w:themeColor="text1"/>
                <w:sz w:val="18"/>
                <w:szCs w:val="18"/>
              </w:rPr>
            </w:pPr>
            <w:r w:rsidRPr="00CC0649">
              <w:rPr>
                <w:rFonts w:ascii="標楷體-繁" w:eastAsia="標楷體-繁" w:hint="eastAsia"/>
                <w:color w:val="000000" w:themeColor="text1"/>
                <w:sz w:val="18"/>
                <w:szCs w:val="18"/>
              </w:rPr>
              <w:t>0.98</w:t>
            </w:r>
          </w:p>
        </w:tc>
      </w:tr>
      <w:tr w:rsidR="005F71CC" w:rsidRPr="00D8783D" w14:paraId="73ABCB06" w14:textId="0ACD21ED" w:rsidTr="005F71CC">
        <w:tc>
          <w:tcPr>
            <w:tcW w:w="1838" w:type="dxa"/>
            <w:hideMark/>
          </w:tcPr>
          <w:p w14:paraId="48C24810" w14:textId="1DE5C071" w:rsidR="005F71CC" w:rsidRPr="00D8783D" w:rsidRDefault="005F71CC" w:rsidP="00833FFC">
            <w:pPr>
              <w:spacing w:line="120" w:lineRule="auto"/>
              <w:rPr>
                <w:rFonts w:ascii="標楷體-繁" w:eastAsia="標楷體-繁"/>
                <w:bCs/>
                <w:color w:val="000000" w:themeColor="text1"/>
                <w:sz w:val="18"/>
                <w:szCs w:val="18"/>
              </w:rPr>
            </w:pPr>
            <w:proofErr w:type="spellStart"/>
            <w:r w:rsidRPr="00312C33">
              <w:rPr>
                <w:rFonts w:ascii="標楷體-繁" w:eastAsia="標楷體-繁" w:hint="eastAsia"/>
                <w:color w:val="000000" w:themeColor="text1"/>
                <w:sz w:val="18"/>
                <w:szCs w:val="18"/>
              </w:rPr>
              <w:t>BERT（僅品名</w:t>
            </w:r>
            <w:proofErr w:type="spellEnd"/>
            <w:r w:rsidRPr="00312C33">
              <w:rPr>
                <w:rFonts w:ascii="標楷體-繁" w:eastAsia="標楷體-繁" w:hint="eastAsia"/>
                <w:color w:val="000000" w:themeColor="text1"/>
                <w:sz w:val="18"/>
                <w:szCs w:val="18"/>
              </w:rPr>
              <w:t>）</w:t>
            </w:r>
          </w:p>
        </w:tc>
        <w:tc>
          <w:tcPr>
            <w:tcW w:w="992" w:type="dxa"/>
            <w:hideMark/>
          </w:tcPr>
          <w:p w14:paraId="60537C25" w14:textId="32B2EB1D" w:rsidR="005F71CC" w:rsidRPr="00D8783D" w:rsidRDefault="005F71CC" w:rsidP="00833FFC">
            <w:pPr>
              <w:spacing w:line="120" w:lineRule="auto"/>
              <w:jc w:val="right"/>
              <w:rPr>
                <w:rFonts w:ascii="標楷體-繁" w:eastAsia="標楷體-繁"/>
                <w:bCs/>
                <w:color w:val="000000" w:themeColor="text1"/>
                <w:sz w:val="18"/>
                <w:szCs w:val="18"/>
              </w:rPr>
            </w:pPr>
            <w:r w:rsidRPr="00312C33">
              <w:rPr>
                <w:rFonts w:ascii="標楷體-繁" w:eastAsia="標楷體-繁" w:hint="eastAsia"/>
                <w:color w:val="000000" w:themeColor="text1"/>
                <w:sz w:val="18"/>
                <w:szCs w:val="18"/>
              </w:rPr>
              <w:t>0.95</w:t>
            </w:r>
          </w:p>
        </w:tc>
        <w:tc>
          <w:tcPr>
            <w:tcW w:w="1058" w:type="dxa"/>
            <w:hideMark/>
          </w:tcPr>
          <w:p w14:paraId="7DCE7001" w14:textId="36AEF958" w:rsidR="005F71CC" w:rsidRPr="00D8783D" w:rsidRDefault="005F71CC" w:rsidP="00833FFC">
            <w:pPr>
              <w:spacing w:line="120" w:lineRule="auto"/>
              <w:jc w:val="right"/>
              <w:rPr>
                <w:rFonts w:ascii="標楷體-繁" w:eastAsia="標楷體-繁"/>
                <w:bCs/>
                <w:color w:val="000000" w:themeColor="text1"/>
                <w:sz w:val="18"/>
                <w:szCs w:val="18"/>
              </w:rPr>
            </w:pPr>
            <w:r w:rsidRPr="00312C33">
              <w:rPr>
                <w:rFonts w:ascii="標楷體-繁" w:eastAsia="標楷體-繁" w:hint="eastAsia"/>
                <w:color w:val="000000" w:themeColor="text1"/>
                <w:sz w:val="18"/>
                <w:szCs w:val="18"/>
              </w:rPr>
              <w:t>0.82</w:t>
            </w:r>
          </w:p>
        </w:tc>
        <w:tc>
          <w:tcPr>
            <w:tcW w:w="1275" w:type="dxa"/>
          </w:tcPr>
          <w:p w14:paraId="7A9B45E1" w14:textId="71A0755D" w:rsidR="005F71CC" w:rsidRPr="00D8783D" w:rsidRDefault="005F71CC" w:rsidP="00833FFC">
            <w:pPr>
              <w:spacing w:line="120" w:lineRule="auto"/>
              <w:jc w:val="right"/>
              <w:rPr>
                <w:rFonts w:ascii="標楷體-繁" w:eastAsia="標楷體-繁"/>
                <w:bCs/>
                <w:color w:val="000000" w:themeColor="text1"/>
                <w:sz w:val="18"/>
                <w:szCs w:val="18"/>
              </w:rPr>
            </w:pPr>
            <w:r w:rsidRPr="00312C33">
              <w:rPr>
                <w:rFonts w:ascii="標楷體-繁" w:eastAsia="標楷體-繁" w:hint="eastAsia"/>
                <w:color w:val="000000" w:themeColor="text1"/>
                <w:sz w:val="18"/>
                <w:szCs w:val="18"/>
              </w:rPr>
              <w:t>0.95</w:t>
            </w:r>
          </w:p>
        </w:tc>
      </w:tr>
      <w:tr w:rsidR="005F71CC" w:rsidRPr="00D8783D" w14:paraId="5A63FD58" w14:textId="31D4BF33" w:rsidTr="005F71CC">
        <w:tc>
          <w:tcPr>
            <w:tcW w:w="1838" w:type="dxa"/>
            <w:hideMark/>
          </w:tcPr>
          <w:p w14:paraId="20989E57" w14:textId="3038E6E0" w:rsidR="005F71CC" w:rsidRPr="00D8783D" w:rsidRDefault="005F71CC" w:rsidP="00833FFC">
            <w:pPr>
              <w:spacing w:line="120" w:lineRule="auto"/>
              <w:rPr>
                <w:rFonts w:ascii="標楷體-繁" w:eastAsia="標楷體-繁"/>
                <w:bCs/>
                <w:color w:val="000000" w:themeColor="text1"/>
                <w:sz w:val="18"/>
                <w:szCs w:val="18"/>
              </w:rPr>
            </w:pPr>
            <w:r w:rsidRPr="00DB776A">
              <w:rPr>
                <w:rFonts w:ascii="標楷體-繁" w:eastAsia="標楷體-繁"/>
                <w:color w:val="000000" w:themeColor="text1"/>
                <w:sz w:val="18"/>
                <w:szCs w:val="18"/>
              </w:rPr>
              <w:t>TF-IDF + MLP</w:t>
            </w:r>
          </w:p>
        </w:tc>
        <w:tc>
          <w:tcPr>
            <w:tcW w:w="992" w:type="dxa"/>
            <w:hideMark/>
          </w:tcPr>
          <w:p w14:paraId="19FF3E82" w14:textId="565FEF63" w:rsidR="005F71CC" w:rsidRPr="00D8783D" w:rsidRDefault="005F71CC" w:rsidP="00833FFC">
            <w:pPr>
              <w:spacing w:line="120" w:lineRule="auto"/>
              <w:jc w:val="right"/>
              <w:rPr>
                <w:rFonts w:ascii="標楷體-繁" w:eastAsia="標楷體-繁"/>
                <w:bCs/>
                <w:color w:val="000000" w:themeColor="text1"/>
                <w:sz w:val="18"/>
                <w:szCs w:val="18"/>
              </w:rPr>
            </w:pPr>
            <w:r w:rsidRPr="00DB776A">
              <w:rPr>
                <w:rFonts w:ascii="標楷體-繁" w:eastAsia="標楷體-繁"/>
                <w:color w:val="000000" w:themeColor="text1"/>
                <w:sz w:val="18"/>
                <w:szCs w:val="18"/>
              </w:rPr>
              <w:t>0.81</w:t>
            </w:r>
          </w:p>
        </w:tc>
        <w:tc>
          <w:tcPr>
            <w:tcW w:w="1058" w:type="dxa"/>
            <w:hideMark/>
          </w:tcPr>
          <w:p w14:paraId="700DBEF7" w14:textId="056D10D9" w:rsidR="005F71CC" w:rsidRPr="00D8783D" w:rsidRDefault="005F71CC" w:rsidP="00833FFC">
            <w:pPr>
              <w:spacing w:line="120" w:lineRule="auto"/>
              <w:jc w:val="right"/>
              <w:rPr>
                <w:rFonts w:ascii="標楷體-繁" w:eastAsia="標楷體-繁"/>
                <w:bCs/>
                <w:color w:val="000000" w:themeColor="text1"/>
                <w:sz w:val="18"/>
                <w:szCs w:val="18"/>
              </w:rPr>
            </w:pPr>
            <w:r w:rsidRPr="00DB776A">
              <w:rPr>
                <w:rFonts w:ascii="標楷體-繁" w:eastAsia="標楷體-繁"/>
                <w:color w:val="000000" w:themeColor="text1"/>
                <w:sz w:val="18"/>
                <w:szCs w:val="18"/>
              </w:rPr>
              <w:t>0.44</w:t>
            </w:r>
          </w:p>
        </w:tc>
        <w:tc>
          <w:tcPr>
            <w:tcW w:w="1275" w:type="dxa"/>
          </w:tcPr>
          <w:p w14:paraId="49B7E81C" w14:textId="442C11F9" w:rsidR="005F71CC" w:rsidRPr="00D8783D" w:rsidRDefault="005F71CC" w:rsidP="00833FFC">
            <w:pPr>
              <w:spacing w:line="120" w:lineRule="auto"/>
              <w:jc w:val="right"/>
              <w:rPr>
                <w:rFonts w:ascii="標楷體-繁" w:eastAsia="標楷體-繁"/>
                <w:bCs/>
                <w:color w:val="000000" w:themeColor="text1"/>
                <w:sz w:val="18"/>
                <w:szCs w:val="18"/>
              </w:rPr>
            </w:pPr>
            <w:r w:rsidRPr="00DB776A">
              <w:rPr>
                <w:rFonts w:ascii="標楷體-繁" w:eastAsia="標楷體-繁"/>
                <w:color w:val="000000" w:themeColor="text1"/>
                <w:sz w:val="18"/>
                <w:szCs w:val="18"/>
              </w:rPr>
              <w:t>0.81</w:t>
            </w:r>
          </w:p>
        </w:tc>
      </w:tr>
      <w:tr w:rsidR="005F71CC" w:rsidRPr="00D8783D" w14:paraId="731E8E07" w14:textId="2F50592F" w:rsidTr="005F71CC">
        <w:tc>
          <w:tcPr>
            <w:tcW w:w="1838" w:type="dxa"/>
            <w:hideMark/>
          </w:tcPr>
          <w:p w14:paraId="48FAFD4C" w14:textId="04E82F9F" w:rsidR="005F71CC" w:rsidRPr="00D8783D" w:rsidRDefault="005F71CC" w:rsidP="00833FFC">
            <w:pPr>
              <w:spacing w:line="120" w:lineRule="auto"/>
              <w:rPr>
                <w:rFonts w:ascii="標楷體-繁" w:eastAsia="標楷體-繁"/>
                <w:bCs/>
                <w:color w:val="000000" w:themeColor="text1"/>
                <w:sz w:val="18"/>
                <w:szCs w:val="18"/>
              </w:rPr>
            </w:pPr>
            <w:r w:rsidRPr="00132B87">
              <w:rPr>
                <w:rFonts w:ascii="標楷體-繁" w:eastAsia="標楷體-繁"/>
                <w:color w:val="000000" w:themeColor="text1"/>
                <w:sz w:val="18"/>
                <w:szCs w:val="18"/>
              </w:rPr>
              <w:t>TF-IDF + Logistic Regression</w:t>
            </w:r>
          </w:p>
        </w:tc>
        <w:tc>
          <w:tcPr>
            <w:tcW w:w="992" w:type="dxa"/>
            <w:hideMark/>
          </w:tcPr>
          <w:p w14:paraId="5FD42EC4" w14:textId="3C13E8EC" w:rsidR="005F71CC" w:rsidRPr="00D8783D" w:rsidRDefault="005F71CC" w:rsidP="00833FFC">
            <w:pPr>
              <w:spacing w:line="120" w:lineRule="auto"/>
              <w:jc w:val="right"/>
              <w:rPr>
                <w:rFonts w:ascii="標楷體-繁" w:eastAsia="標楷體-繁"/>
                <w:bCs/>
                <w:color w:val="000000" w:themeColor="text1"/>
                <w:sz w:val="18"/>
                <w:szCs w:val="18"/>
              </w:rPr>
            </w:pPr>
            <w:r w:rsidRPr="00132B87">
              <w:rPr>
                <w:rFonts w:ascii="標楷體-繁" w:eastAsia="標楷體-繁"/>
                <w:color w:val="000000" w:themeColor="text1"/>
                <w:sz w:val="18"/>
                <w:szCs w:val="18"/>
              </w:rPr>
              <w:t>0.68</w:t>
            </w:r>
          </w:p>
        </w:tc>
        <w:tc>
          <w:tcPr>
            <w:tcW w:w="1058" w:type="dxa"/>
            <w:hideMark/>
          </w:tcPr>
          <w:p w14:paraId="6A12ED17" w14:textId="1B88C741" w:rsidR="005F71CC" w:rsidRPr="00D8783D" w:rsidRDefault="005F71CC" w:rsidP="00833FFC">
            <w:pPr>
              <w:spacing w:line="120" w:lineRule="auto"/>
              <w:jc w:val="right"/>
              <w:rPr>
                <w:rFonts w:ascii="標楷體-繁" w:eastAsia="標楷體-繁"/>
                <w:bCs/>
                <w:color w:val="000000" w:themeColor="text1"/>
                <w:sz w:val="18"/>
                <w:szCs w:val="18"/>
              </w:rPr>
            </w:pPr>
            <w:r w:rsidRPr="00132B87">
              <w:rPr>
                <w:rFonts w:ascii="標楷體-繁" w:eastAsia="標楷體-繁"/>
                <w:color w:val="000000" w:themeColor="text1"/>
                <w:sz w:val="18"/>
                <w:szCs w:val="18"/>
              </w:rPr>
              <w:t>0.40</w:t>
            </w:r>
          </w:p>
        </w:tc>
        <w:tc>
          <w:tcPr>
            <w:tcW w:w="1275" w:type="dxa"/>
          </w:tcPr>
          <w:p w14:paraId="387A1FD7" w14:textId="6950D6B0" w:rsidR="005F71CC" w:rsidRPr="00D8783D" w:rsidRDefault="005F71CC" w:rsidP="00833FFC">
            <w:pPr>
              <w:spacing w:line="120" w:lineRule="auto"/>
              <w:jc w:val="right"/>
              <w:rPr>
                <w:rFonts w:ascii="標楷體-繁" w:eastAsia="標楷體-繁"/>
                <w:bCs/>
                <w:color w:val="000000" w:themeColor="text1"/>
                <w:sz w:val="18"/>
                <w:szCs w:val="18"/>
              </w:rPr>
            </w:pPr>
            <w:r w:rsidRPr="00132B87">
              <w:rPr>
                <w:rFonts w:ascii="標楷體-繁" w:eastAsia="標楷體-繁"/>
                <w:color w:val="000000" w:themeColor="text1"/>
                <w:sz w:val="18"/>
                <w:szCs w:val="18"/>
              </w:rPr>
              <w:t>0.74</w:t>
            </w:r>
          </w:p>
        </w:tc>
      </w:tr>
    </w:tbl>
    <w:p w14:paraId="52394718" w14:textId="77777777" w:rsidR="001F61E4" w:rsidRPr="00A00008" w:rsidRDefault="001F61E4" w:rsidP="00833FFC">
      <w:pPr>
        <w:tabs>
          <w:tab w:val="left" w:pos="3780"/>
        </w:tabs>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 xml:space="preserve">主模型在所有指標上均拿到最高分，Macro F1 達到 0.92，比僅使用品名的 BERT baseline 高出整整百分之 10。兩個傳統方法的表現則明顯落後，TF-IDF + LR 的 Macro F1 只有 0.40，TF-IDF + </w:t>
      </w:r>
      <w:r w:rsidRPr="00A00008">
        <w:rPr>
          <w:rFonts w:ascii="標楷體-繁" w:eastAsia="標楷體-繁" w:hint="eastAsia"/>
          <w:color w:val="000000" w:themeColor="text1"/>
          <w:sz w:val="18"/>
          <w:szCs w:val="18"/>
        </w:rPr>
        <w:t>MLP 也只有 0.44，即使 Weighted F1 因為飲食類樣本數多而被拉高，Macro F1 的落差還是很清楚地說明它們在少數類別上幾乎失效。</w:t>
      </w:r>
    </w:p>
    <w:p w14:paraId="20C45ADC" w14:textId="77777777" w:rsidR="00703A48" w:rsidRPr="00A00008" w:rsidRDefault="00703A48" w:rsidP="00833FFC">
      <w:pPr>
        <w:tabs>
          <w:tab w:val="left" w:pos="3780"/>
        </w:tabs>
        <w:spacing w:after="0" w:line="120" w:lineRule="auto"/>
        <w:rPr>
          <w:rFonts w:ascii="標楷體-繁" w:eastAsia="標楷體-繁"/>
          <w:b/>
          <w:bCs/>
          <w:color w:val="000000" w:themeColor="text1"/>
          <w:sz w:val="18"/>
          <w:szCs w:val="18"/>
        </w:rPr>
      </w:pPr>
      <w:r w:rsidRPr="00A00008">
        <w:rPr>
          <w:rFonts w:ascii="標楷體-繁" w:eastAsia="標楷體-繁"/>
          <w:b/>
          <w:bCs/>
          <w:color w:val="000000" w:themeColor="text1"/>
          <w:sz w:val="18"/>
          <w:szCs w:val="18"/>
        </w:rPr>
        <w:t xml:space="preserve">3.4.3 </w:t>
      </w:r>
      <w:r w:rsidRPr="00A00008">
        <w:rPr>
          <w:rFonts w:ascii="標楷體-繁" w:eastAsia="標楷體-繁" w:hint="eastAsia"/>
          <w:b/>
          <w:bCs/>
          <w:color w:val="000000" w:themeColor="text1"/>
          <w:sz w:val="18"/>
          <w:szCs w:val="18"/>
        </w:rPr>
        <w:t>結果解讀</w:t>
      </w:r>
    </w:p>
    <w:p w14:paraId="27DE6ABD" w14:textId="77777777" w:rsidR="00703A48" w:rsidRPr="00A00008" w:rsidRDefault="00703A48" w:rsidP="00833FFC">
      <w:pPr>
        <w:tabs>
          <w:tab w:val="left" w:pos="3780"/>
        </w:tabs>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從這四個模型的比較可以歸納出幾個觀察：</w:t>
      </w:r>
    </w:p>
    <w:p w14:paraId="1AB18CB6" w14:textId="77777777" w:rsidR="00703A48" w:rsidRPr="00A00008" w:rsidRDefault="00703A48" w:rsidP="00833FFC">
      <w:pPr>
        <w:pStyle w:val="aa"/>
        <w:numPr>
          <w:ilvl w:val="0"/>
          <w:numId w:val="21"/>
        </w:numPr>
        <w:tabs>
          <w:tab w:val="left" w:pos="3780"/>
        </w:tabs>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BERT 的語言表徵有決定性優勢：TF-IDF 系列在少數類別的 Macro F1 都只有 0.40 上下，而 BERT 僅品名版就已經達到 0.82，差距非常大。在這個任務上，n-gram 能捕捉的文字模式顯然不夠，pre-trained BERT 的詞義理解和上下文整合才是關鍵。</w:t>
      </w:r>
    </w:p>
    <w:p w14:paraId="77D34CDB" w14:textId="6C71175A" w:rsidR="00416C2A" w:rsidRPr="00A00008" w:rsidRDefault="00703A48" w:rsidP="00833FFC">
      <w:pPr>
        <w:pStyle w:val="aa"/>
        <w:numPr>
          <w:ilvl w:val="0"/>
          <w:numId w:val="21"/>
        </w:numPr>
        <w:tabs>
          <w:tab w:val="left" w:pos="3780"/>
        </w:tabs>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店家名稱和金額區間不只是輔助，而是必要的：從 BERT 僅品名（Macro F1 0.82）到主模型（0.92），10 個百分點的提升集中在交通、購物、教育幾個品名語意最模糊的類別。這驗證了原始設計動機——品名本身在很多情況下根本說明不了消費情境。</w:t>
      </w:r>
    </w:p>
    <w:p w14:paraId="7A2327E1" w14:textId="422B10E4" w:rsidR="00834CFD" w:rsidRPr="00A00008" w:rsidRDefault="00834CFD" w:rsidP="00833FFC">
      <w:pPr>
        <w:pStyle w:val="aa"/>
        <w:numPr>
          <w:ilvl w:val="0"/>
          <w:numId w:val="2"/>
        </w:numPr>
        <w:tabs>
          <w:tab w:val="left" w:pos="3780"/>
        </w:tabs>
        <w:spacing w:after="0" w:line="120" w:lineRule="auto"/>
        <w:rPr>
          <w:rFonts w:ascii="標楷體-繁" w:eastAsia="標楷體-繁"/>
          <w:b/>
          <w:bCs/>
          <w:color w:val="000000" w:themeColor="text1"/>
          <w:sz w:val="18"/>
          <w:szCs w:val="18"/>
        </w:rPr>
      </w:pPr>
      <w:r w:rsidRPr="00A00008">
        <w:rPr>
          <w:rFonts w:ascii="標楷體-繁" w:eastAsia="標楷體-繁" w:hint="eastAsia"/>
          <w:b/>
          <w:bCs/>
          <w:color w:val="000000" w:themeColor="text1"/>
          <w:sz w:val="18"/>
          <w:szCs w:val="18"/>
        </w:rPr>
        <w:t>任務二：</w:t>
      </w:r>
      <w:r w:rsidRPr="00A00008">
        <w:rPr>
          <w:rFonts w:ascii="標楷體-繁" w:eastAsia="標楷體-繁"/>
          <w:b/>
          <w:bCs/>
          <w:color w:val="000000" w:themeColor="text1"/>
          <w:sz w:val="18"/>
          <w:szCs w:val="18"/>
        </w:rPr>
        <w:t>個人化消費時序預測與異常診斷</w:t>
      </w:r>
    </w:p>
    <w:p w14:paraId="6586DB04" w14:textId="306456A0" w:rsidR="00703A48" w:rsidRPr="00A00008" w:rsidRDefault="00703A48" w:rsidP="00833FFC">
      <w:pPr>
        <w:tabs>
          <w:tab w:val="left" w:pos="3780"/>
        </w:tabs>
        <w:spacing w:after="0" w:line="120" w:lineRule="auto"/>
        <w:rPr>
          <w:rFonts w:ascii="標楷體-繁" w:eastAsia="標楷體-繁"/>
          <w:color w:val="000000" w:themeColor="text1"/>
          <w:sz w:val="18"/>
          <w:szCs w:val="18"/>
        </w:rPr>
      </w:pPr>
      <w:r w:rsidRPr="00A00008">
        <w:rPr>
          <w:rFonts w:ascii="標楷體-繁" w:eastAsia="標楷體-繁"/>
          <w:color w:val="000000" w:themeColor="text1"/>
          <w:sz w:val="18"/>
          <w:szCs w:val="18"/>
        </w:rPr>
        <w:t>本研究把任務拆成兩個互補層次：第一層是 routine spending forecasting，也就是日常型消費的短期趨勢預測；第二層是 event-driven anomaly diagnosis，也就是高額或特殊事件型消費的異常診斷。</w:t>
      </w:r>
    </w:p>
    <w:p w14:paraId="6FFFBF9F" w14:textId="390C9888" w:rsidR="00416C2A" w:rsidRPr="00A00008" w:rsidDel="00E5462C" w:rsidRDefault="00416C2A" w:rsidP="00833FFC">
      <w:pPr>
        <w:pStyle w:val="a"/>
        <w:numPr>
          <w:ilvl w:val="0"/>
          <w:numId w:val="0"/>
        </w:numPr>
        <w:tabs>
          <w:tab w:val="num" w:pos="360"/>
        </w:tabs>
        <w:spacing w:after="0" w:line="120" w:lineRule="auto"/>
        <w:rPr>
          <w:del w:id="0" w:author="黃奕瑋" w:date="2026-06-09T15:45:00Z" w16du:dateUtc="2026-06-09T07:45:00Z"/>
          <w:rFonts w:ascii="標楷體-繁" w:eastAsia="標楷體-繁" w:hAnsiTheme="minorHAnsi"/>
          <w:b/>
          <w:bCs/>
          <w:color w:val="000000" w:themeColor="text1"/>
          <w:kern w:val="2"/>
          <w:sz w:val="18"/>
          <w:szCs w:val="18"/>
          <w:lang w:eastAsia="zh-TW"/>
          <w14:ligatures w14:val="standardContextual"/>
        </w:rPr>
      </w:pPr>
      <w:del w:id="1" w:author="黃奕瑋" w:date="2026-06-09T15:45:00Z" w16du:dateUtc="2026-06-09T07:45:00Z">
        <w:r w:rsidRPr="00A00008" w:rsidDel="00E5462C">
          <w:rPr>
            <w:rFonts w:ascii="標楷體-繁" w:eastAsia="標楷體-繁" w:hAnsiTheme="minorHAnsi"/>
            <w:b/>
            <w:bCs/>
            <w:color w:val="000000" w:themeColor="text1"/>
            <w:kern w:val="2"/>
            <w:sz w:val="18"/>
            <w:szCs w:val="18"/>
            <w:lang w:eastAsia="zh-TW"/>
            <w14:ligatures w14:val="standardContextual"/>
          </w:rPr>
          <w:delText xml:space="preserve">4.1 </w:delText>
        </w:r>
        <w:r w:rsidRPr="00A00008" w:rsidDel="00E5462C">
          <w:rPr>
            <w:rFonts w:ascii="標楷體-繁" w:eastAsia="標楷體-繁" w:hAnsiTheme="minorHAnsi" w:hint="eastAsia"/>
            <w:b/>
            <w:bCs/>
            <w:color w:val="000000" w:themeColor="text1"/>
            <w:kern w:val="2"/>
            <w:sz w:val="18"/>
            <w:szCs w:val="18"/>
            <w:lang w:eastAsia="zh-TW"/>
            <w14:ligatures w14:val="standardContextual"/>
          </w:rPr>
          <w:delText>研究問題</w:delText>
        </w:r>
      </w:del>
    </w:p>
    <w:p w14:paraId="34BABF3F" w14:textId="388E6B6E" w:rsidR="00416C2A" w:rsidRPr="00A00008" w:rsidRDefault="00416C2A" w:rsidP="00833FFC">
      <w:pPr>
        <w:tabs>
          <w:tab w:val="left" w:pos="3780"/>
        </w:tabs>
        <w:spacing w:after="0" w:line="120" w:lineRule="auto"/>
        <w:rPr>
          <w:rFonts w:ascii="標楷體-繁" w:eastAsia="標楷體-繁"/>
          <w:b/>
          <w:bCs/>
          <w:color w:val="000000" w:themeColor="text1"/>
          <w:sz w:val="18"/>
          <w:szCs w:val="18"/>
        </w:rPr>
      </w:pPr>
      <w:r w:rsidRPr="00A00008">
        <w:rPr>
          <w:rFonts w:ascii="標楷體-繁" w:eastAsia="標楷體-繁"/>
          <w:b/>
          <w:bCs/>
          <w:color w:val="000000" w:themeColor="text1"/>
          <w:sz w:val="18"/>
          <w:szCs w:val="18"/>
        </w:rPr>
        <w:t xml:space="preserve">4.2 </w:t>
      </w:r>
      <w:r w:rsidRPr="00A00008">
        <w:rPr>
          <w:rFonts w:ascii="標楷體-繁" w:eastAsia="標楷體-繁" w:hint="eastAsia"/>
          <w:b/>
          <w:bCs/>
          <w:color w:val="000000" w:themeColor="text1"/>
          <w:sz w:val="18"/>
          <w:szCs w:val="18"/>
        </w:rPr>
        <w:t>研究架構</w:t>
      </w:r>
    </w:p>
    <w:p w14:paraId="2AAB946A" w14:textId="77777777" w:rsidR="002A6C8D" w:rsidRDefault="00416C2A" w:rsidP="00833FFC">
      <w:pPr>
        <w:tabs>
          <w:tab w:val="left" w:pos="3780"/>
        </w:tabs>
        <w:spacing w:after="0" w:line="120" w:lineRule="auto"/>
        <w:rPr>
          <w:rFonts w:ascii="標楷體-繁" w:eastAsia="標楷體-繁"/>
          <w:color w:val="000000" w:themeColor="text1"/>
          <w:sz w:val="18"/>
          <w:szCs w:val="18"/>
        </w:rPr>
      </w:pPr>
      <w:r w:rsidRPr="00A00008">
        <w:rPr>
          <w:rFonts w:ascii="標楷體-繁" w:eastAsia="標楷體-繁"/>
          <w:noProof/>
          <w:color w:val="000000" w:themeColor="text1"/>
          <w:sz w:val="18"/>
          <w:szCs w:val="18"/>
        </w:rPr>
        <w:drawing>
          <wp:inline distT="0" distB="0" distL="0" distR="0" wp14:anchorId="615303BE" wp14:editId="5426C931">
            <wp:extent cx="3048000" cy="1197402"/>
            <wp:effectExtent l="0" t="0" r="0" b="0"/>
            <wp:docPr id="6171464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46453" name=""/>
                    <pic:cNvPicPr/>
                  </pic:nvPicPr>
                  <pic:blipFill>
                    <a:blip r:embed="rId14"/>
                    <a:stretch>
                      <a:fillRect/>
                    </a:stretch>
                  </pic:blipFill>
                  <pic:spPr>
                    <a:xfrm>
                      <a:off x="0" y="0"/>
                      <a:ext cx="3048000" cy="1197402"/>
                    </a:xfrm>
                    <a:prstGeom prst="rect">
                      <a:avLst/>
                    </a:prstGeom>
                  </pic:spPr>
                </pic:pic>
              </a:graphicData>
            </a:graphic>
          </wp:inline>
        </w:drawing>
      </w:r>
    </w:p>
    <w:p w14:paraId="1C2F29E6" w14:textId="373C2347" w:rsidR="002A6C8D" w:rsidRPr="002A6C8D" w:rsidRDefault="002A6C8D" w:rsidP="002A6C8D">
      <w:pPr>
        <w:spacing w:afterLines="50" w:after="180" w:line="120" w:lineRule="auto"/>
        <w:jc w:val="center"/>
        <w:rPr>
          <w:rFonts w:ascii="標楷體-繁" w:eastAsia="標楷體-繁"/>
          <w:i/>
          <w:color w:val="555555"/>
          <w:sz w:val="18"/>
          <w:szCs w:val="18"/>
        </w:rPr>
      </w:pPr>
      <w:r w:rsidRPr="00A00008">
        <w:rPr>
          <w:rFonts w:ascii="標楷體-繁" w:eastAsia="標楷體-繁"/>
          <w:i/>
          <w:color w:val="555555"/>
          <w:sz w:val="18"/>
          <w:szCs w:val="18"/>
        </w:rPr>
        <w:t xml:space="preserve">圖 </w:t>
      </w:r>
      <w:r>
        <w:rPr>
          <w:rFonts w:ascii="標楷體-繁" w:eastAsia="標楷體-繁"/>
          <w:i/>
          <w:color w:val="555555"/>
          <w:sz w:val="18"/>
          <w:szCs w:val="18"/>
        </w:rPr>
        <w:t xml:space="preserve">1 </w:t>
      </w:r>
      <w:r>
        <w:rPr>
          <w:rFonts w:ascii="標楷體-繁" w:eastAsia="標楷體-繁" w:hint="eastAsia"/>
          <w:i/>
          <w:color w:val="555555"/>
          <w:sz w:val="18"/>
          <w:szCs w:val="18"/>
        </w:rPr>
        <w:t>任務二研究架構圖</w:t>
      </w:r>
    </w:p>
    <w:p w14:paraId="126046CF" w14:textId="320FFEB8" w:rsidR="00416C2A" w:rsidRPr="002A6C8D" w:rsidRDefault="00416C2A" w:rsidP="002A6C8D">
      <w:pPr>
        <w:tabs>
          <w:tab w:val="left" w:pos="3780"/>
        </w:tabs>
        <w:spacing w:after="0" w:line="120" w:lineRule="auto"/>
        <w:rPr>
          <w:rFonts w:ascii="標楷體-繁" w:eastAsia="標楷體-繁"/>
          <w:color w:val="000000" w:themeColor="text1"/>
          <w:sz w:val="18"/>
          <w:szCs w:val="18"/>
        </w:rPr>
      </w:pPr>
      <w:r w:rsidRPr="00A00008">
        <w:rPr>
          <w:rFonts w:ascii="標楷體-繁" w:eastAsia="標楷體-繁"/>
          <w:b/>
          <w:bCs/>
          <w:color w:val="000000" w:themeColor="text1"/>
          <w:sz w:val="18"/>
          <w:szCs w:val="18"/>
        </w:rPr>
        <w:t xml:space="preserve">4.3 </w:t>
      </w:r>
      <w:r w:rsidRPr="00A00008">
        <w:rPr>
          <w:rFonts w:ascii="標楷體-繁" w:eastAsia="標楷體-繁" w:hint="eastAsia"/>
          <w:b/>
          <w:bCs/>
          <w:color w:val="000000" w:themeColor="text1"/>
          <w:sz w:val="18"/>
          <w:szCs w:val="18"/>
        </w:rPr>
        <w:t>模型方法與設計</w:t>
      </w:r>
    </w:p>
    <w:p w14:paraId="6E8A2AD6" w14:textId="1528FD25" w:rsidR="00416C2A" w:rsidRPr="00A00008" w:rsidRDefault="00416C2A" w:rsidP="002A6C8D">
      <w:pPr>
        <w:tabs>
          <w:tab w:val="left" w:pos="3780"/>
        </w:tabs>
        <w:spacing w:after="0" w:line="120" w:lineRule="auto"/>
        <w:rPr>
          <w:rFonts w:ascii="標楷體-繁" w:eastAsia="標楷體-繁"/>
          <w:b/>
          <w:bCs/>
          <w:color w:val="000000" w:themeColor="text1"/>
          <w:sz w:val="18"/>
          <w:szCs w:val="18"/>
        </w:rPr>
      </w:pPr>
      <w:r w:rsidRPr="00A00008">
        <w:rPr>
          <w:rFonts w:ascii="標楷體-繁" w:eastAsia="標楷體-繁"/>
          <w:b/>
          <w:bCs/>
          <w:color w:val="000000" w:themeColor="text1"/>
          <w:sz w:val="18"/>
          <w:szCs w:val="18"/>
        </w:rPr>
        <w:t xml:space="preserve">4.3.1 </w:t>
      </w:r>
      <w:r w:rsidRPr="00A00008">
        <w:rPr>
          <w:rFonts w:ascii="標楷體-繁" w:eastAsia="標楷體-繁" w:hint="eastAsia"/>
          <w:b/>
          <w:bCs/>
          <w:color w:val="000000" w:themeColor="text1"/>
          <w:sz w:val="18"/>
          <w:szCs w:val="18"/>
        </w:rPr>
        <w:t>預測模型</w:t>
      </w:r>
    </w:p>
    <w:p w14:paraId="0006262A" w14:textId="06F2CC10" w:rsidR="002A6C8D" w:rsidRDefault="00416C2A" w:rsidP="00833FFC">
      <w:pPr>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預測任務</w:t>
      </w:r>
      <w:r w:rsidRPr="00A00008">
        <w:rPr>
          <w:rFonts w:ascii="標楷體-繁" w:eastAsia="標楷體-繁"/>
          <w:color w:val="000000" w:themeColor="text1"/>
          <w:sz w:val="18"/>
          <w:szCs w:val="18"/>
        </w:rPr>
        <w:t>設定為過去 30 天預測未來 7 天每日總消費</w:t>
      </w:r>
      <w:r w:rsidR="002A6C8D">
        <w:rPr>
          <w:rFonts w:ascii="標楷體-繁" w:eastAsia="標楷體-繁" w:hint="eastAsia"/>
          <w:color w:val="000000" w:themeColor="text1"/>
          <w:sz w:val="18"/>
          <w:szCs w:val="18"/>
        </w:rPr>
        <w:t>：</w:t>
      </w:r>
    </w:p>
    <w:p w14:paraId="6FC8A28B" w14:textId="60389CAD" w:rsidR="009959FE" w:rsidRPr="009959FE" w:rsidRDefault="009959FE" w:rsidP="00833FFC">
      <w:pPr>
        <w:pStyle w:val="aa"/>
        <w:numPr>
          <w:ilvl w:val="0"/>
          <w:numId w:val="32"/>
        </w:numPr>
        <w:spacing w:after="0" w:line="120" w:lineRule="auto"/>
        <w:rPr>
          <w:rFonts w:ascii="標楷體-繁" w:eastAsia="標楷體-繁"/>
          <w:color w:val="000000" w:themeColor="text1"/>
          <w:sz w:val="18"/>
          <w:szCs w:val="18"/>
        </w:rPr>
      </w:pPr>
      <w:r w:rsidRPr="009959FE">
        <w:rPr>
          <w:rFonts w:ascii="標楷體-繁" w:eastAsia="標楷體-繁"/>
          <w:color w:val="000000" w:themeColor="text1"/>
          <w:sz w:val="18"/>
          <w:szCs w:val="18"/>
        </w:rPr>
        <w:t>MovingAverage7</w:t>
      </w:r>
      <w:r w:rsidRPr="009959FE">
        <w:rPr>
          <w:rFonts w:ascii="標楷體-繁" w:eastAsia="標楷體-繁" w:hint="eastAsia"/>
          <w:color w:val="000000" w:themeColor="text1"/>
          <w:sz w:val="18"/>
          <w:szCs w:val="18"/>
        </w:rPr>
        <w:t>：</w:t>
      </w:r>
      <w:r w:rsidRPr="009959FE">
        <w:rPr>
          <w:rFonts w:ascii="標楷體-繁" w:eastAsia="標楷體-繁"/>
          <w:color w:val="000000" w:themeColor="text1"/>
          <w:sz w:val="18"/>
          <w:szCs w:val="18"/>
        </w:rPr>
        <w:t>最簡單且可解釋，用過去 7 天平均預測未來。</w:t>
      </w:r>
    </w:p>
    <w:p w14:paraId="17A10D9D" w14:textId="6F30C865" w:rsidR="009959FE" w:rsidRPr="009959FE" w:rsidRDefault="009959FE" w:rsidP="00833FFC">
      <w:pPr>
        <w:pStyle w:val="aa"/>
        <w:numPr>
          <w:ilvl w:val="0"/>
          <w:numId w:val="32"/>
        </w:numPr>
        <w:spacing w:after="0" w:line="120" w:lineRule="auto"/>
        <w:rPr>
          <w:rFonts w:ascii="標楷體-繁" w:eastAsia="標楷體-繁"/>
          <w:color w:val="000000" w:themeColor="text1"/>
          <w:sz w:val="18"/>
          <w:szCs w:val="18"/>
        </w:rPr>
      </w:pPr>
      <w:proofErr w:type="spellStart"/>
      <w:r w:rsidRPr="009959FE">
        <w:rPr>
          <w:rFonts w:ascii="標楷體-繁" w:eastAsia="標楷體-繁"/>
          <w:color w:val="000000" w:themeColor="text1"/>
          <w:sz w:val="18"/>
          <w:szCs w:val="18"/>
        </w:rPr>
        <w:t>WeekdayAverage</w:t>
      </w:r>
      <w:proofErr w:type="spellEnd"/>
      <w:r w:rsidRPr="009959FE">
        <w:rPr>
          <w:rFonts w:ascii="標楷體-繁" w:eastAsia="標楷體-繁" w:hint="eastAsia"/>
          <w:color w:val="000000" w:themeColor="text1"/>
          <w:sz w:val="18"/>
          <w:szCs w:val="18"/>
        </w:rPr>
        <w:t>：</w:t>
      </w:r>
      <w:r w:rsidRPr="009959FE">
        <w:rPr>
          <w:rFonts w:ascii="標楷體-繁" w:eastAsia="標楷體-繁"/>
          <w:color w:val="000000" w:themeColor="text1"/>
          <w:sz w:val="18"/>
          <w:szCs w:val="18"/>
        </w:rPr>
        <w:t>消費常有星期規律，因此用歷史同星期幾平均作為對照。</w:t>
      </w:r>
    </w:p>
    <w:p w14:paraId="080E7ACF" w14:textId="3E099BB0" w:rsidR="009959FE" w:rsidRPr="009959FE" w:rsidRDefault="009959FE" w:rsidP="00833FFC">
      <w:pPr>
        <w:pStyle w:val="aa"/>
        <w:numPr>
          <w:ilvl w:val="0"/>
          <w:numId w:val="32"/>
        </w:numPr>
        <w:spacing w:after="0" w:line="120" w:lineRule="auto"/>
        <w:rPr>
          <w:rFonts w:ascii="標楷體-繁" w:eastAsia="標楷體-繁"/>
          <w:color w:val="000000" w:themeColor="text1"/>
          <w:sz w:val="18"/>
          <w:szCs w:val="18"/>
        </w:rPr>
      </w:pPr>
      <w:r w:rsidRPr="009959FE">
        <w:rPr>
          <w:rFonts w:ascii="標楷體-繁" w:eastAsia="標楷體-繁"/>
          <w:color w:val="000000" w:themeColor="text1"/>
          <w:sz w:val="18"/>
          <w:szCs w:val="18"/>
        </w:rPr>
        <w:t>ARIMA(1,0,1)</w:t>
      </w:r>
      <w:r w:rsidRPr="009959FE">
        <w:rPr>
          <w:rFonts w:ascii="標楷體-繁" w:eastAsia="標楷體-繁" w:hint="eastAsia"/>
          <w:color w:val="000000" w:themeColor="text1"/>
          <w:sz w:val="18"/>
          <w:szCs w:val="18"/>
        </w:rPr>
        <w:t>：</w:t>
      </w:r>
      <w:r w:rsidRPr="009959FE">
        <w:rPr>
          <w:rFonts w:ascii="標楷體-繁" w:eastAsia="標楷體-繁"/>
          <w:color w:val="000000" w:themeColor="text1"/>
          <w:sz w:val="18"/>
          <w:szCs w:val="18"/>
        </w:rPr>
        <w:t>消費常有星期規律，因此用歷史同星期幾平均作為對照。</w:t>
      </w:r>
    </w:p>
    <w:p w14:paraId="02CCBA71" w14:textId="1A000796" w:rsidR="009959FE" w:rsidRPr="009959FE" w:rsidRDefault="009959FE" w:rsidP="00833FFC">
      <w:pPr>
        <w:pStyle w:val="aa"/>
        <w:numPr>
          <w:ilvl w:val="0"/>
          <w:numId w:val="32"/>
        </w:numPr>
        <w:spacing w:after="0" w:line="120" w:lineRule="auto"/>
        <w:rPr>
          <w:rFonts w:ascii="標楷體-繁" w:eastAsia="標楷體-繁"/>
          <w:color w:val="000000" w:themeColor="text1"/>
          <w:sz w:val="18"/>
          <w:szCs w:val="18"/>
        </w:rPr>
      </w:pPr>
      <w:r w:rsidRPr="009959FE">
        <w:rPr>
          <w:rFonts w:ascii="標楷體-繁" w:eastAsia="標楷體-繁"/>
          <w:color w:val="000000" w:themeColor="text1"/>
          <w:sz w:val="18"/>
          <w:szCs w:val="18"/>
        </w:rPr>
        <w:t>MLP</w:t>
      </w:r>
      <w:r w:rsidRPr="009959FE">
        <w:rPr>
          <w:rFonts w:ascii="標楷體-繁" w:eastAsia="標楷體-繁" w:hint="eastAsia"/>
          <w:color w:val="000000" w:themeColor="text1"/>
          <w:sz w:val="18"/>
          <w:szCs w:val="18"/>
        </w:rPr>
        <w:t>：</w:t>
      </w:r>
      <w:r w:rsidRPr="009959FE">
        <w:rPr>
          <w:rFonts w:ascii="標楷體-繁" w:eastAsia="標楷體-繁"/>
          <w:color w:val="000000" w:themeColor="text1"/>
          <w:sz w:val="18"/>
          <w:szCs w:val="18"/>
        </w:rPr>
        <w:t>將 30 天 window 攤平成向量，測試不使用遞迴結構是否已足夠。</w:t>
      </w:r>
    </w:p>
    <w:p w14:paraId="3131FD46" w14:textId="153B6547" w:rsidR="009959FE" w:rsidRPr="009959FE" w:rsidRDefault="009959FE" w:rsidP="00833FFC">
      <w:pPr>
        <w:pStyle w:val="aa"/>
        <w:numPr>
          <w:ilvl w:val="0"/>
          <w:numId w:val="32"/>
        </w:numPr>
        <w:spacing w:after="0" w:line="120" w:lineRule="auto"/>
        <w:rPr>
          <w:rFonts w:ascii="標楷體-繁" w:eastAsia="標楷體-繁"/>
          <w:color w:val="000000" w:themeColor="text1"/>
          <w:sz w:val="18"/>
          <w:szCs w:val="18"/>
        </w:rPr>
      </w:pPr>
      <w:proofErr w:type="spellStart"/>
      <w:r w:rsidRPr="009959FE">
        <w:rPr>
          <w:rFonts w:ascii="標楷體-繁" w:eastAsia="標楷體-繁"/>
          <w:color w:val="000000" w:themeColor="text1"/>
          <w:sz w:val="18"/>
          <w:szCs w:val="18"/>
        </w:rPr>
        <w:t>LSTM_no_time</w:t>
      </w:r>
      <w:proofErr w:type="spellEnd"/>
      <w:r w:rsidRPr="009959FE">
        <w:rPr>
          <w:rFonts w:ascii="標楷體-繁" w:eastAsia="標楷體-繁" w:hint="eastAsia"/>
          <w:color w:val="000000" w:themeColor="text1"/>
          <w:sz w:val="18"/>
          <w:szCs w:val="18"/>
        </w:rPr>
        <w:t>：</w:t>
      </w:r>
      <w:r w:rsidRPr="009959FE">
        <w:rPr>
          <w:rFonts w:ascii="標楷體-繁" w:eastAsia="標楷體-繁"/>
          <w:color w:val="000000" w:themeColor="text1"/>
          <w:sz w:val="18"/>
          <w:szCs w:val="18"/>
        </w:rPr>
        <w:t>只看消費序列，學習短期時間依賴。</w:t>
      </w:r>
    </w:p>
    <w:p w14:paraId="37FA10CF" w14:textId="59A5F5A9" w:rsidR="00416C2A" w:rsidRPr="009959FE" w:rsidRDefault="009959FE" w:rsidP="00833FFC">
      <w:pPr>
        <w:pStyle w:val="aa"/>
        <w:numPr>
          <w:ilvl w:val="0"/>
          <w:numId w:val="32"/>
        </w:numPr>
        <w:spacing w:after="0" w:line="120" w:lineRule="auto"/>
        <w:rPr>
          <w:rFonts w:ascii="標楷體-繁" w:eastAsia="標楷體-繁"/>
          <w:color w:val="000000" w:themeColor="text1"/>
          <w:sz w:val="18"/>
          <w:szCs w:val="18"/>
        </w:rPr>
      </w:pPr>
      <w:proofErr w:type="spellStart"/>
      <w:r w:rsidRPr="009959FE">
        <w:rPr>
          <w:rFonts w:ascii="標楷體-繁" w:eastAsia="標楷體-繁"/>
          <w:color w:val="000000" w:themeColor="text1"/>
          <w:sz w:val="18"/>
          <w:szCs w:val="18"/>
        </w:rPr>
        <w:lastRenderedPageBreak/>
        <w:t>LSTM_time</w:t>
      </w:r>
      <w:proofErr w:type="spellEnd"/>
      <w:r w:rsidRPr="009959FE">
        <w:rPr>
          <w:rFonts w:ascii="標楷體-繁" w:eastAsia="標楷體-繁" w:hint="eastAsia"/>
          <w:color w:val="000000" w:themeColor="text1"/>
          <w:sz w:val="18"/>
          <w:szCs w:val="18"/>
        </w:rPr>
        <w:t>：</w:t>
      </w:r>
      <w:r w:rsidRPr="009959FE">
        <w:rPr>
          <w:rFonts w:ascii="標楷體-繁" w:eastAsia="標楷體-繁"/>
          <w:color w:val="000000" w:themeColor="text1"/>
          <w:sz w:val="18"/>
          <w:szCs w:val="18"/>
        </w:rPr>
        <w:t>加入星期、週末、月底等特徵，檢查時間資訊是改善預測。</w:t>
      </w:r>
    </w:p>
    <w:p w14:paraId="0F63A72D" w14:textId="77777777" w:rsidR="00416C2A" w:rsidRPr="00A00008" w:rsidRDefault="00416C2A" w:rsidP="00833FFC">
      <w:pPr>
        <w:spacing w:after="0" w:line="120" w:lineRule="auto"/>
        <w:jc w:val="center"/>
        <w:rPr>
          <w:rFonts w:ascii="標楷體-繁" w:eastAsia="標楷體-繁"/>
          <w:color w:val="000000" w:themeColor="text1"/>
          <w:sz w:val="18"/>
          <w:szCs w:val="18"/>
        </w:rPr>
      </w:pPr>
      <w:r w:rsidRPr="00A00008">
        <w:rPr>
          <w:rFonts w:ascii="標楷體-繁" w:eastAsia="標楷體-繁"/>
          <w:noProof/>
          <w:color w:val="000000" w:themeColor="text1"/>
          <w:sz w:val="18"/>
          <w:szCs w:val="18"/>
        </w:rPr>
        <w:drawing>
          <wp:inline distT="0" distB="0" distL="0" distR="0" wp14:anchorId="6CA39686" wp14:editId="3B5002E5">
            <wp:extent cx="3046853" cy="956181"/>
            <wp:effectExtent l="0" t="0" r="127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5143" b="33012"/>
                    <a:stretch>
                      <a:fillRect/>
                    </a:stretch>
                  </pic:blipFill>
                  <pic:spPr bwMode="auto">
                    <a:xfrm>
                      <a:off x="0" y="0"/>
                      <a:ext cx="3046853" cy="956181"/>
                    </a:xfrm>
                    <a:prstGeom prst="rect">
                      <a:avLst/>
                    </a:prstGeom>
                    <a:noFill/>
                    <a:ln>
                      <a:noFill/>
                    </a:ln>
                    <a:extLst>
                      <a:ext uri="{53640926-AAD7-44D8-BBD7-CCE9431645EC}">
                        <a14:shadowObscured xmlns:a14="http://schemas.microsoft.com/office/drawing/2010/main"/>
                      </a:ext>
                    </a:extLst>
                  </pic:spPr>
                </pic:pic>
              </a:graphicData>
            </a:graphic>
          </wp:inline>
        </w:drawing>
      </w:r>
    </w:p>
    <w:p w14:paraId="7D1111E1" w14:textId="77777777" w:rsidR="00416C2A" w:rsidRPr="00A00008" w:rsidRDefault="00416C2A" w:rsidP="00833FFC">
      <w:pPr>
        <w:spacing w:afterLines="50" w:after="180" w:line="120" w:lineRule="auto"/>
        <w:jc w:val="center"/>
        <w:rPr>
          <w:rFonts w:ascii="標楷體-繁" w:eastAsia="標楷體-繁"/>
          <w:i/>
          <w:color w:val="555555"/>
          <w:sz w:val="18"/>
          <w:szCs w:val="18"/>
        </w:rPr>
      </w:pPr>
      <w:r w:rsidRPr="00A00008">
        <w:rPr>
          <w:rFonts w:ascii="標楷體-繁" w:eastAsia="標楷體-繁"/>
          <w:i/>
          <w:color w:val="555555"/>
          <w:sz w:val="18"/>
          <w:szCs w:val="18"/>
        </w:rPr>
        <w:t>圖 2　MLP 預測器架構：30 天 window 攤平成向量，接 64、32 兩層 hidden layer，輸出未來 7 天</w:t>
      </w:r>
    </w:p>
    <w:p w14:paraId="12E7EF35" w14:textId="2912DCAB" w:rsidR="00416C2A" w:rsidRPr="00A00008" w:rsidDel="00E5462C" w:rsidRDefault="00416C2A" w:rsidP="00833FFC">
      <w:pPr>
        <w:spacing w:after="0" w:line="120" w:lineRule="auto"/>
        <w:rPr>
          <w:del w:id="2" w:author="黃奕瑋" w:date="2026-06-09T15:44:00Z" w16du:dateUtc="2026-06-09T07:44:00Z"/>
          <w:rFonts w:ascii="標楷體-繁" w:eastAsia="標楷體-繁"/>
          <w:color w:val="000000" w:themeColor="text1"/>
          <w:sz w:val="18"/>
          <w:szCs w:val="18"/>
        </w:rPr>
      </w:pPr>
      <w:del w:id="3" w:author="黃奕瑋" w:date="2026-06-09T15:44:00Z" w16du:dateUtc="2026-06-09T07:44:00Z">
        <w:r w:rsidRPr="00A00008" w:rsidDel="00E5462C">
          <w:rPr>
            <w:rFonts w:ascii="標楷體-繁" w:eastAsia="標楷體-繁"/>
            <w:color w:val="000000" w:themeColor="text1"/>
            <w:sz w:val="18"/>
            <w:szCs w:val="18"/>
          </w:rPr>
          <w:delText>MLP 的設計刻意不做太深，因為每位 user 只有數百個日曆天，過大的網路容易記住訓練資料而不是學到可泛化規律。64</w:delText>
        </w:r>
        <w:r w:rsidRPr="00A00008" w:rsidDel="00E5462C">
          <w:rPr>
            <w:rFonts w:ascii="標楷體-繁" w:eastAsia="標楷體-繁"/>
            <w:color w:val="000000" w:themeColor="text1"/>
            <w:sz w:val="18"/>
            <w:szCs w:val="18"/>
          </w:rPr>
          <w:delText>→</w:delText>
        </w:r>
        <w:r w:rsidRPr="00A00008" w:rsidDel="00E5462C">
          <w:rPr>
            <w:rFonts w:ascii="標楷體-繁" w:eastAsia="標楷體-繁"/>
            <w:color w:val="000000" w:themeColor="text1"/>
            <w:sz w:val="18"/>
            <w:szCs w:val="18"/>
          </w:rPr>
          <w:delText>32 是保守容量：比線性模型有足夠非線性表達能力，但仍比大型深度模型更不容易在小樣本下過度擬合。</w:delText>
        </w:r>
      </w:del>
    </w:p>
    <w:p w14:paraId="66D09181" w14:textId="77777777" w:rsidR="00416C2A" w:rsidRPr="00A00008" w:rsidRDefault="00416C2A" w:rsidP="00833FFC">
      <w:pPr>
        <w:spacing w:after="0" w:line="120" w:lineRule="auto"/>
        <w:jc w:val="center"/>
        <w:rPr>
          <w:rFonts w:ascii="標楷體-繁" w:eastAsia="標楷體-繁"/>
          <w:color w:val="000000" w:themeColor="text1"/>
          <w:sz w:val="18"/>
          <w:szCs w:val="18"/>
        </w:rPr>
      </w:pPr>
      <w:r w:rsidRPr="00A00008">
        <w:rPr>
          <w:rFonts w:ascii="標楷體-繁" w:eastAsia="標楷體-繁"/>
          <w:noProof/>
          <w:color w:val="000000" w:themeColor="text1"/>
          <w:sz w:val="18"/>
          <w:szCs w:val="18"/>
        </w:rPr>
        <w:drawing>
          <wp:inline distT="0" distB="0" distL="0" distR="0" wp14:anchorId="58C49798" wp14:editId="0EE67CD7">
            <wp:extent cx="3048448" cy="1142528"/>
            <wp:effectExtent l="0" t="0" r="0" b="635"/>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98" t="22481" r="1107" b="28397"/>
                    <a:stretch>
                      <a:fillRect/>
                    </a:stretch>
                  </pic:blipFill>
                  <pic:spPr bwMode="auto">
                    <a:xfrm>
                      <a:off x="0" y="0"/>
                      <a:ext cx="3048448" cy="1142528"/>
                    </a:xfrm>
                    <a:prstGeom prst="rect">
                      <a:avLst/>
                    </a:prstGeom>
                    <a:noFill/>
                    <a:ln>
                      <a:noFill/>
                    </a:ln>
                    <a:extLst>
                      <a:ext uri="{53640926-AAD7-44D8-BBD7-CCE9431645EC}">
                        <a14:shadowObscured xmlns:a14="http://schemas.microsoft.com/office/drawing/2010/main"/>
                      </a:ext>
                    </a:extLst>
                  </pic:spPr>
                </pic:pic>
              </a:graphicData>
            </a:graphic>
          </wp:inline>
        </w:drawing>
      </w:r>
    </w:p>
    <w:p w14:paraId="6A6AE61D" w14:textId="77777777" w:rsidR="00416C2A" w:rsidRPr="00A00008" w:rsidRDefault="00416C2A" w:rsidP="00833FFC">
      <w:pPr>
        <w:spacing w:afterLines="50" w:after="180" w:line="120" w:lineRule="auto"/>
        <w:jc w:val="center"/>
        <w:rPr>
          <w:rFonts w:ascii="標楷體-繁" w:eastAsia="標楷體-繁"/>
          <w:i/>
          <w:color w:val="555555"/>
          <w:sz w:val="18"/>
          <w:szCs w:val="18"/>
        </w:rPr>
      </w:pPr>
      <w:r w:rsidRPr="00A00008">
        <w:rPr>
          <w:rFonts w:ascii="標楷體-繁" w:eastAsia="標楷體-繁"/>
          <w:i/>
          <w:color w:val="555555"/>
          <w:sz w:val="18"/>
          <w:szCs w:val="18"/>
        </w:rPr>
        <w:t>圖 3　 1 層 LSTM hidden size 64，接 prediction head 輸出 7 天</w:t>
      </w:r>
    </w:p>
    <w:p w14:paraId="2AFE3607" w14:textId="1B8EC877" w:rsidR="00DC1DC0" w:rsidRPr="00A00008" w:rsidDel="00E5462C" w:rsidRDefault="00416C2A" w:rsidP="00833FFC">
      <w:pPr>
        <w:spacing w:after="0" w:line="120" w:lineRule="auto"/>
        <w:rPr>
          <w:del w:id="4" w:author="黃奕瑋" w:date="2026-06-09T15:44:00Z" w16du:dateUtc="2026-06-09T07:44:00Z"/>
          <w:rFonts w:ascii="標楷體-繁" w:eastAsia="標楷體-繁"/>
          <w:color w:val="000000" w:themeColor="text1"/>
          <w:sz w:val="18"/>
          <w:szCs w:val="18"/>
        </w:rPr>
      </w:pPr>
      <w:del w:id="5" w:author="黃奕瑋" w:date="2026-06-09T15:44:00Z" w16du:dateUtc="2026-06-09T07:44:00Z">
        <w:r w:rsidRPr="00A00008" w:rsidDel="00E5462C">
          <w:rPr>
            <w:rFonts w:ascii="標楷體-繁" w:eastAsia="標楷體-繁"/>
            <w:color w:val="000000" w:themeColor="text1"/>
            <w:sz w:val="18"/>
            <w:szCs w:val="18"/>
          </w:rPr>
          <w:delText>LSTM 的用途是測試消費序列是否存在逐日遞迴關係。模型只用 1 層、hidden size 64，是因為資料量不足以支撐很深的 LSTM；同時加入 LSTM_no_time 與 LSTM_time 兩個版本，可檢查日曆特徵是否真的提供額外資訊。</w:delText>
        </w:r>
      </w:del>
    </w:p>
    <w:p w14:paraId="17767002" w14:textId="3EC0CF7B" w:rsidR="00416C2A" w:rsidRPr="00A00008" w:rsidRDefault="00DC1DC0" w:rsidP="00833FFC">
      <w:pPr>
        <w:spacing w:after="0" w:line="120" w:lineRule="auto"/>
        <w:rPr>
          <w:rFonts w:ascii="標楷體-繁" w:eastAsia="標楷體-繁"/>
          <w:b/>
          <w:bCs/>
          <w:color w:val="000000" w:themeColor="text1"/>
          <w:sz w:val="18"/>
          <w:szCs w:val="18"/>
        </w:rPr>
      </w:pPr>
      <w:r w:rsidRPr="00A00008">
        <w:rPr>
          <w:rFonts w:ascii="標楷體-繁" w:eastAsia="標楷體-繁"/>
          <w:b/>
          <w:bCs/>
          <w:color w:val="000000" w:themeColor="text1"/>
          <w:sz w:val="18"/>
          <w:szCs w:val="18"/>
        </w:rPr>
        <w:t xml:space="preserve">4.3.2 </w:t>
      </w:r>
      <w:r w:rsidR="00416C2A" w:rsidRPr="00A00008">
        <w:rPr>
          <w:rFonts w:ascii="標楷體-繁" w:eastAsia="標楷體-繁"/>
          <w:b/>
          <w:bCs/>
          <w:color w:val="000000" w:themeColor="text1"/>
          <w:sz w:val="18"/>
          <w:szCs w:val="18"/>
        </w:rPr>
        <w:t>異常偵測模型</w:t>
      </w:r>
    </w:p>
    <w:p w14:paraId="35B3B24D" w14:textId="77777777" w:rsidR="00416C2A" w:rsidRPr="00A00008" w:rsidRDefault="00416C2A" w:rsidP="00833FFC">
      <w:pPr>
        <w:spacing w:after="0" w:line="120" w:lineRule="auto"/>
        <w:rPr>
          <w:rFonts w:ascii="標楷體-繁" w:eastAsia="標楷體-繁"/>
          <w:color w:val="000000" w:themeColor="text1"/>
          <w:sz w:val="18"/>
          <w:szCs w:val="18"/>
        </w:rPr>
      </w:pPr>
      <w:r w:rsidRPr="00A00008">
        <w:rPr>
          <w:rFonts w:ascii="標楷體-繁" w:eastAsia="標楷體-繁"/>
          <w:color w:val="000000" w:themeColor="text1"/>
          <w:sz w:val="18"/>
          <w:szCs w:val="18"/>
        </w:rPr>
        <w:t>異常偵測使用 LSTM Autoencoder。Autoencoder 的核心邏輯是：模型先學會如何重建正常消費序列，如果某一天或某段序列和過去習慣差異很大，模型重建效果會變差，reconstruction error 會升高。這種方法適合沒有人工異常標籤的情境，因為真實發票資料通常無法知道哪一天『真的』異常。</w:t>
      </w:r>
    </w:p>
    <w:p w14:paraId="49CC08F1" w14:textId="77777777" w:rsidR="00416C2A" w:rsidRPr="00A00008" w:rsidRDefault="00416C2A" w:rsidP="00833FFC">
      <w:pPr>
        <w:spacing w:after="0" w:line="120" w:lineRule="auto"/>
        <w:rPr>
          <w:rFonts w:ascii="標楷體-繁" w:eastAsia="標楷體-繁"/>
          <w:color w:val="000000" w:themeColor="text1"/>
          <w:sz w:val="18"/>
          <w:szCs w:val="18"/>
        </w:rPr>
      </w:pPr>
      <w:r w:rsidRPr="00A00008">
        <w:rPr>
          <w:rFonts w:ascii="標楷體-繁" w:eastAsia="標楷體-繁"/>
          <w:color w:val="000000" w:themeColor="text1"/>
          <w:sz w:val="18"/>
          <w:szCs w:val="18"/>
        </w:rPr>
        <w:t>本研究使用連續 14 天作為 Autoencoder 的輸入 window，並以 training period 的 reconstruction error 分布設定個人化 threshold。預設門檻為 p95，代表每位使用者自己的訓練分布中最高 5% 重建誤差以上才標記為異常。</w:t>
      </w:r>
    </w:p>
    <w:p w14:paraId="337FDEA4" w14:textId="77777777" w:rsidR="00416C2A" w:rsidRPr="00A00008" w:rsidRDefault="00416C2A" w:rsidP="00833FFC">
      <w:pPr>
        <w:spacing w:after="0" w:line="120" w:lineRule="auto"/>
        <w:jc w:val="center"/>
        <w:rPr>
          <w:rFonts w:ascii="標楷體-繁" w:eastAsia="標楷體-繁"/>
          <w:color w:val="000000" w:themeColor="text1"/>
          <w:sz w:val="18"/>
          <w:szCs w:val="18"/>
        </w:rPr>
      </w:pPr>
      <w:r w:rsidRPr="00A00008">
        <w:rPr>
          <w:rFonts w:ascii="標楷體-繁" w:eastAsia="標楷體-繁"/>
          <w:noProof/>
          <w:color w:val="000000" w:themeColor="text1"/>
          <w:sz w:val="18"/>
          <w:szCs w:val="18"/>
        </w:rPr>
        <w:drawing>
          <wp:inline distT="0" distB="0" distL="0" distR="0" wp14:anchorId="3F070545" wp14:editId="3B6AE52B">
            <wp:extent cx="3047962" cy="1757153"/>
            <wp:effectExtent l="0" t="0" r="635"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8321" b="4809"/>
                    <a:stretch>
                      <a:fillRect/>
                    </a:stretch>
                  </pic:blipFill>
                  <pic:spPr bwMode="auto">
                    <a:xfrm>
                      <a:off x="0" y="0"/>
                      <a:ext cx="3047962" cy="1757153"/>
                    </a:xfrm>
                    <a:prstGeom prst="rect">
                      <a:avLst/>
                    </a:prstGeom>
                    <a:noFill/>
                    <a:ln>
                      <a:noFill/>
                    </a:ln>
                    <a:extLst>
                      <a:ext uri="{53640926-AAD7-44D8-BBD7-CCE9431645EC}">
                        <a14:shadowObscured xmlns:a14="http://schemas.microsoft.com/office/drawing/2010/main"/>
                      </a:ext>
                    </a:extLst>
                  </pic:spPr>
                </pic:pic>
              </a:graphicData>
            </a:graphic>
          </wp:inline>
        </w:drawing>
      </w:r>
    </w:p>
    <w:p w14:paraId="4B8D124B" w14:textId="77777777" w:rsidR="00416C2A" w:rsidRPr="00A00008" w:rsidRDefault="00416C2A" w:rsidP="00833FFC">
      <w:pPr>
        <w:spacing w:afterLines="50" w:after="180" w:line="120" w:lineRule="auto"/>
        <w:jc w:val="center"/>
        <w:rPr>
          <w:rFonts w:ascii="標楷體-繁" w:eastAsia="標楷體-繁"/>
          <w:i/>
          <w:color w:val="555555"/>
          <w:sz w:val="18"/>
          <w:szCs w:val="18"/>
        </w:rPr>
      </w:pPr>
      <w:r w:rsidRPr="00A00008">
        <w:rPr>
          <w:rFonts w:ascii="標楷體-繁" w:eastAsia="標楷體-繁"/>
          <w:i/>
          <w:color w:val="555555"/>
          <w:sz w:val="18"/>
          <w:szCs w:val="18"/>
        </w:rPr>
        <w:t>圖 4 14天序列壓縮到 latent 24，再重建原序列</w:t>
      </w:r>
    </w:p>
    <w:p w14:paraId="7E03A37B" w14:textId="372AC654" w:rsidR="00416C2A" w:rsidRPr="00A00008" w:rsidDel="00E5462C" w:rsidRDefault="00416C2A" w:rsidP="00833FFC">
      <w:pPr>
        <w:spacing w:after="0" w:line="120" w:lineRule="auto"/>
        <w:rPr>
          <w:del w:id="6" w:author="黃奕瑋" w:date="2026-06-09T15:44:00Z" w16du:dateUtc="2026-06-09T07:44:00Z"/>
          <w:rFonts w:ascii="標楷體-繁" w:eastAsia="標楷體-繁" w:hAnsi="標楷體"/>
          <w:color w:val="000000" w:themeColor="text1"/>
          <w:sz w:val="18"/>
          <w:szCs w:val="18"/>
        </w:rPr>
      </w:pPr>
      <w:del w:id="7" w:author="黃奕瑋" w:date="2026-06-09T15:44:00Z" w16du:dateUtc="2026-06-09T07:44:00Z">
        <w:r w:rsidRPr="00A00008" w:rsidDel="00E5462C">
          <w:rPr>
            <w:rFonts w:ascii="標楷體-繁" w:eastAsia="標楷體-繁"/>
            <w:color w:val="000000" w:themeColor="text1"/>
            <w:sz w:val="18"/>
            <w:szCs w:val="18"/>
          </w:rPr>
          <w:delText>Autoencoder 不需要事先知道異常標籤。它學的是「正常行為能不能被重建」，所以適合本研究這種真實資料沒有 ground truth anomaly 的場景。hidden 48、latent 24 是小樣本下的折衷：latent 不能太大，否則模型什麼都記住；也不能太小，否則連正常波動都重建不好。</w:delText>
        </w:r>
      </w:del>
    </w:p>
    <w:p w14:paraId="6A54F519" w14:textId="375CC31E" w:rsidR="00DC1DC0" w:rsidRPr="00A00008" w:rsidRDefault="00DC1DC0" w:rsidP="00833FFC">
      <w:pPr>
        <w:pStyle w:val="aa"/>
        <w:numPr>
          <w:ilvl w:val="1"/>
          <w:numId w:val="12"/>
        </w:numPr>
        <w:tabs>
          <w:tab w:val="left" w:pos="2430"/>
        </w:tabs>
        <w:spacing w:after="0" w:line="120" w:lineRule="auto"/>
        <w:rPr>
          <w:rFonts w:ascii="標楷體-繁" w:eastAsia="標楷體-繁"/>
          <w:b/>
          <w:bCs/>
          <w:color w:val="000000" w:themeColor="text1"/>
          <w:sz w:val="18"/>
          <w:szCs w:val="18"/>
        </w:rPr>
      </w:pPr>
      <w:r w:rsidRPr="00A00008">
        <w:rPr>
          <w:rFonts w:ascii="標楷體-繁" w:eastAsia="標楷體-繁" w:hint="eastAsia"/>
          <w:b/>
          <w:bCs/>
          <w:color w:val="000000" w:themeColor="text1"/>
          <w:sz w:val="18"/>
          <w:szCs w:val="18"/>
        </w:rPr>
        <w:t>模型評估設計：為什麼不能只看 MAE</w:t>
      </w:r>
    </w:p>
    <w:p w14:paraId="1EC086E3" w14:textId="390ABC85" w:rsidR="00DC1DC0" w:rsidRPr="00A00008" w:rsidRDefault="00DC1DC0" w:rsidP="00833FFC">
      <w:pPr>
        <w:tabs>
          <w:tab w:val="left" w:pos="2430"/>
        </w:tabs>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 xml:space="preserve">MAE 低代表平均誤差小，但不代表模型真的學到消費波動。若某模型永遠預測接近平均值，在資料波動很大但多數日期接近平均時，也可能得到不錯的 MAE。因此本研究新增 model behavior diagnostics：計算 </w:t>
      </w:r>
      <w:proofErr w:type="spellStart"/>
      <w:r w:rsidRPr="00A00008">
        <w:rPr>
          <w:rFonts w:ascii="標楷體-繁" w:eastAsia="標楷體-繁" w:hint="eastAsia"/>
          <w:color w:val="000000" w:themeColor="text1"/>
          <w:sz w:val="18"/>
          <w:szCs w:val="18"/>
        </w:rPr>
        <w:t>prediction_std</w:t>
      </w:r>
      <w:proofErr w:type="spellEnd"/>
      <w:r w:rsidRPr="00A00008">
        <w:rPr>
          <w:rFonts w:ascii="標楷體-繁" w:eastAsia="標楷體-繁" w:hint="eastAsia"/>
          <w:color w:val="000000" w:themeColor="text1"/>
          <w:sz w:val="18"/>
          <w:szCs w:val="18"/>
        </w:rPr>
        <w:t xml:space="preserve"> / </w:t>
      </w:r>
      <w:proofErr w:type="spellStart"/>
      <w:r w:rsidRPr="00A00008">
        <w:rPr>
          <w:rFonts w:ascii="標楷體-繁" w:eastAsia="標楷體-繁" w:hint="eastAsia"/>
          <w:color w:val="000000" w:themeColor="text1"/>
          <w:sz w:val="18"/>
          <w:szCs w:val="18"/>
        </w:rPr>
        <w:t>actual_std</w:t>
      </w:r>
      <w:proofErr w:type="spellEnd"/>
      <w:r w:rsidRPr="00A00008">
        <w:rPr>
          <w:rFonts w:ascii="標楷體-繁" w:eastAsia="標楷體-繁" w:hint="eastAsia"/>
          <w:color w:val="000000" w:themeColor="text1"/>
          <w:sz w:val="18"/>
          <w:szCs w:val="18"/>
        </w:rPr>
        <w:t>。如果 ratio 過低，</w:t>
      </w:r>
      <w:r w:rsidRPr="00A00008">
        <w:rPr>
          <w:rFonts w:ascii="標楷體-繁" w:eastAsia="標楷體-繁" w:hint="eastAsia"/>
          <w:color w:val="000000" w:themeColor="text1"/>
          <w:sz w:val="18"/>
          <w:szCs w:val="18"/>
        </w:rPr>
        <w:t xml:space="preserve">代表預測線變異遠低於真實線，可能退化成平均值預測器。本研究以 </w:t>
      </w:r>
      <w:proofErr w:type="spellStart"/>
      <w:r w:rsidRPr="00A00008">
        <w:rPr>
          <w:rFonts w:ascii="標楷體-繁" w:eastAsia="標楷體-繁" w:hint="eastAsia"/>
          <w:color w:val="000000" w:themeColor="text1"/>
          <w:sz w:val="18"/>
          <w:szCs w:val="18"/>
        </w:rPr>
        <w:t>std_ratio</w:t>
      </w:r>
      <w:proofErr w:type="spellEnd"/>
      <w:r w:rsidRPr="00A00008">
        <w:rPr>
          <w:rFonts w:ascii="標楷體-繁" w:eastAsia="標楷體-繁" w:hint="eastAsia"/>
          <w:color w:val="000000" w:themeColor="text1"/>
          <w:sz w:val="18"/>
          <w:szCs w:val="18"/>
        </w:rPr>
        <w:t xml:space="preserve"> &lt; 0.10 作為 </w:t>
      </w:r>
      <w:proofErr w:type="spellStart"/>
      <w:r w:rsidRPr="00A00008">
        <w:rPr>
          <w:rFonts w:ascii="標楷體-繁" w:eastAsia="標楷體-繁" w:hint="eastAsia"/>
          <w:color w:val="000000" w:themeColor="text1"/>
          <w:sz w:val="18"/>
          <w:szCs w:val="18"/>
        </w:rPr>
        <w:t>collapsed_prediction</w:t>
      </w:r>
      <w:proofErr w:type="spellEnd"/>
      <w:r w:rsidRPr="00A00008">
        <w:rPr>
          <w:rFonts w:ascii="標楷體-繁" w:eastAsia="標楷體-繁" w:hint="eastAsia"/>
          <w:color w:val="000000" w:themeColor="text1"/>
          <w:sz w:val="18"/>
          <w:szCs w:val="18"/>
        </w:rPr>
        <w:t xml:space="preserve"> 的警示門檻，幫助輔助判斷模型是否真的有學到波動。</w:t>
      </w:r>
    </w:p>
    <w:p w14:paraId="3434A801" w14:textId="1C83A230" w:rsidR="00416C2A" w:rsidRPr="00E808E5" w:rsidRDefault="00DC1DC0" w:rsidP="00E808E5">
      <w:pPr>
        <w:pStyle w:val="aa"/>
        <w:numPr>
          <w:ilvl w:val="1"/>
          <w:numId w:val="35"/>
        </w:numPr>
        <w:tabs>
          <w:tab w:val="left" w:pos="2430"/>
        </w:tabs>
        <w:spacing w:after="0" w:line="120" w:lineRule="auto"/>
        <w:rPr>
          <w:rFonts w:ascii="標楷體-繁" w:eastAsia="標楷體-繁"/>
          <w:b/>
          <w:bCs/>
          <w:color w:val="000000" w:themeColor="text1"/>
          <w:sz w:val="18"/>
          <w:szCs w:val="18"/>
        </w:rPr>
      </w:pPr>
      <w:r w:rsidRPr="00E808E5">
        <w:rPr>
          <w:rFonts w:ascii="標楷體-繁" w:eastAsia="標楷體-繁" w:hint="eastAsia"/>
          <w:b/>
          <w:bCs/>
          <w:color w:val="000000" w:themeColor="text1"/>
          <w:sz w:val="18"/>
          <w:szCs w:val="18"/>
        </w:rPr>
        <w:t>預測結果</w:t>
      </w:r>
      <w:r w:rsidRPr="00E808E5">
        <w:rPr>
          <w:rFonts w:ascii="標楷體-繁" w:eastAsia="標楷體-繁"/>
          <w:b/>
          <w:bCs/>
          <w:color w:val="000000" w:themeColor="text1"/>
          <w:sz w:val="18"/>
          <w:szCs w:val="18"/>
        </w:rPr>
        <w:tab/>
      </w:r>
    </w:p>
    <w:p w14:paraId="459266EE" w14:textId="3F781B60" w:rsidR="00E808E5" w:rsidRPr="00E808E5" w:rsidRDefault="00E808E5" w:rsidP="00E808E5">
      <w:pPr>
        <w:tabs>
          <w:tab w:val="left" w:pos="2430"/>
        </w:tabs>
        <w:spacing w:after="0" w:line="120" w:lineRule="auto"/>
        <w:rPr>
          <w:rFonts w:ascii="標楷體-繁" w:eastAsia="標楷體-繁"/>
          <w:color w:val="000000" w:themeColor="text1"/>
          <w:sz w:val="18"/>
          <w:szCs w:val="18"/>
        </w:rPr>
      </w:pPr>
      <w:r w:rsidRPr="00E808E5">
        <w:rPr>
          <w:rFonts w:ascii="標楷體-繁" w:eastAsia="標楷體-繁" w:hint="eastAsia"/>
          <w:color w:val="000000" w:themeColor="text1"/>
          <w:sz w:val="18"/>
          <w:szCs w:val="18"/>
        </w:rPr>
        <w:t>以下為各</w:t>
      </w:r>
      <w:r w:rsidRPr="00E808E5">
        <w:rPr>
          <w:rFonts w:ascii="標楷體-繁" w:eastAsia="標楷體-繁"/>
          <w:color w:val="000000" w:themeColor="text1"/>
          <w:sz w:val="18"/>
          <w:szCs w:val="18"/>
        </w:rPr>
        <w:t xml:space="preserve"> user </w:t>
      </w:r>
      <w:r w:rsidRPr="00E808E5">
        <w:rPr>
          <w:rFonts w:ascii="標楷體-繁" w:eastAsia="標楷體-繁" w:hint="eastAsia"/>
          <w:color w:val="000000" w:themeColor="text1"/>
          <w:sz w:val="18"/>
          <w:szCs w:val="18"/>
        </w:rPr>
        <w:t>最佳結果，完整表格可參考：</w:t>
      </w:r>
      <w:proofErr w:type="spellStart"/>
      <w:r w:rsidRPr="00E808E5">
        <w:rPr>
          <w:rFonts w:ascii="標楷體-繁" w:eastAsia="標楷體-繁"/>
          <w:i/>
          <w:iCs/>
          <w:color w:val="000000" w:themeColor="text1"/>
          <w:sz w:val="18"/>
          <w:szCs w:val="18"/>
        </w:rPr>
        <w:t>member_b</w:t>
      </w:r>
      <w:proofErr w:type="spellEnd"/>
      <w:r w:rsidRPr="00E808E5">
        <w:rPr>
          <w:rFonts w:ascii="標楷體-繁" w:eastAsia="標楷體-繁"/>
          <w:i/>
          <w:iCs/>
          <w:color w:val="000000" w:themeColor="text1"/>
          <w:sz w:val="18"/>
          <w:szCs w:val="18"/>
        </w:rPr>
        <w:t>/forecasting_metrics.csv</w:t>
      </w:r>
    </w:p>
    <w:tbl>
      <w:tblPr>
        <w:tblStyle w:val="af"/>
        <w:tblW w:w="5000" w:type="pct"/>
        <w:tblLook w:val="04A0" w:firstRow="1" w:lastRow="0" w:firstColumn="1" w:lastColumn="0" w:noHBand="0" w:noVBand="1"/>
      </w:tblPr>
      <w:tblGrid>
        <w:gridCol w:w="432"/>
        <w:gridCol w:w="862"/>
        <w:gridCol w:w="486"/>
        <w:gridCol w:w="539"/>
        <w:gridCol w:w="610"/>
        <w:gridCol w:w="546"/>
        <w:gridCol w:w="546"/>
        <w:gridCol w:w="454"/>
        <w:gridCol w:w="688"/>
      </w:tblGrid>
      <w:tr w:rsidR="00DC1DC0" w:rsidRPr="009959FE" w14:paraId="71A43F12" w14:textId="77777777" w:rsidTr="00E808E5">
        <w:trPr>
          <w:trHeight w:val="458"/>
        </w:trPr>
        <w:tc>
          <w:tcPr>
            <w:tcW w:w="405" w:type="pct"/>
          </w:tcPr>
          <w:p w14:paraId="181289F3" w14:textId="77777777" w:rsidR="00DC1DC0" w:rsidRPr="009959FE" w:rsidRDefault="00DC1DC0" w:rsidP="00833FFC">
            <w:pPr>
              <w:spacing w:line="120" w:lineRule="auto"/>
              <w:jc w:val="center"/>
              <w:rPr>
                <w:rFonts w:ascii="標楷體-繁" w:eastAsia="標楷體-繁" w:hAnsi="標楷體"/>
                <w:color w:val="000000" w:themeColor="text1"/>
                <w:sz w:val="12"/>
                <w:szCs w:val="12"/>
              </w:rPr>
            </w:pPr>
            <w:r w:rsidRPr="009959FE">
              <w:rPr>
                <w:rFonts w:ascii="標楷體-繁" w:eastAsia="標楷體-繁" w:hAnsi="標楷體"/>
                <w:b/>
                <w:color w:val="000000" w:themeColor="text1"/>
                <w:sz w:val="12"/>
                <w:szCs w:val="12"/>
              </w:rPr>
              <w:t>user</w:t>
            </w:r>
          </w:p>
        </w:tc>
        <w:tc>
          <w:tcPr>
            <w:tcW w:w="997" w:type="pct"/>
          </w:tcPr>
          <w:p w14:paraId="1A42EDA8" w14:textId="77777777" w:rsidR="00DC1DC0" w:rsidRPr="009959FE" w:rsidRDefault="00DC1DC0" w:rsidP="00833FFC">
            <w:pPr>
              <w:spacing w:line="120" w:lineRule="auto"/>
              <w:jc w:val="center"/>
              <w:rPr>
                <w:rFonts w:ascii="標楷體-繁" w:eastAsia="標楷體-繁" w:hAnsi="標楷體"/>
                <w:color w:val="000000" w:themeColor="text1"/>
                <w:sz w:val="12"/>
                <w:szCs w:val="12"/>
              </w:rPr>
            </w:pPr>
            <w:r w:rsidRPr="009959FE">
              <w:rPr>
                <w:rFonts w:ascii="標楷體-繁" w:eastAsia="標楷體-繁" w:hAnsi="標楷體"/>
                <w:b/>
                <w:color w:val="000000" w:themeColor="text1"/>
                <w:sz w:val="12"/>
                <w:szCs w:val="12"/>
              </w:rPr>
              <w:t>method</w:t>
            </w:r>
          </w:p>
        </w:tc>
        <w:tc>
          <w:tcPr>
            <w:tcW w:w="453" w:type="pct"/>
          </w:tcPr>
          <w:p w14:paraId="14A414F9" w14:textId="77777777" w:rsidR="00DC1DC0" w:rsidRPr="009959FE" w:rsidRDefault="00DC1DC0" w:rsidP="00833FFC">
            <w:pPr>
              <w:spacing w:line="120" w:lineRule="auto"/>
              <w:jc w:val="center"/>
              <w:rPr>
                <w:rFonts w:ascii="標楷體-繁" w:eastAsia="標楷體-繁" w:hAnsi="標楷體"/>
                <w:color w:val="000000" w:themeColor="text1"/>
                <w:sz w:val="12"/>
                <w:szCs w:val="12"/>
              </w:rPr>
            </w:pPr>
            <w:r w:rsidRPr="009959FE">
              <w:rPr>
                <w:rFonts w:ascii="標楷體-繁" w:eastAsia="標楷體-繁" w:hAnsi="標楷體"/>
                <w:b/>
                <w:color w:val="000000" w:themeColor="text1"/>
                <w:sz w:val="12"/>
                <w:szCs w:val="12"/>
              </w:rPr>
              <w:t>MAE</w:t>
            </w:r>
          </w:p>
        </w:tc>
        <w:tc>
          <w:tcPr>
            <w:tcW w:w="502" w:type="pct"/>
          </w:tcPr>
          <w:p w14:paraId="75C5427F" w14:textId="77777777" w:rsidR="00DC1DC0" w:rsidRPr="009959FE" w:rsidRDefault="00DC1DC0" w:rsidP="00833FFC">
            <w:pPr>
              <w:spacing w:line="120" w:lineRule="auto"/>
              <w:jc w:val="center"/>
              <w:rPr>
                <w:rFonts w:ascii="標楷體-繁" w:eastAsia="標楷體-繁" w:hAnsi="標楷體"/>
                <w:color w:val="000000" w:themeColor="text1"/>
                <w:sz w:val="12"/>
                <w:szCs w:val="12"/>
              </w:rPr>
            </w:pPr>
            <w:r w:rsidRPr="009959FE">
              <w:rPr>
                <w:rFonts w:ascii="標楷體-繁" w:eastAsia="標楷體-繁" w:hAnsi="標楷體"/>
                <w:b/>
                <w:color w:val="000000" w:themeColor="text1"/>
                <w:sz w:val="12"/>
                <w:szCs w:val="12"/>
              </w:rPr>
              <w:t>RMSE</w:t>
            </w:r>
          </w:p>
        </w:tc>
        <w:tc>
          <w:tcPr>
            <w:tcW w:w="566" w:type="pct"/>
          </w:tcPr>
          <w:p w14:paraId="2B9506E0" w14:textId="77777777" w:rsidR="00DC1DC0" w:rsidRPr="009959FE" w:rsidRDefault="00DC1DC0" w:rsidP="00833FFC">
            <w:pPr>
              <w:spacing w:line="120" w:lineRule="auto"/>
              <w:jc w:val="center"/>
              <w:rPr>
                <w:rFonts w:ascii="標楷體-繁" w:eastAsia="標楷體-繁" w:hAnsi="標楷體"/>
                <w:color w:val="000000" w:themeColor="text1"/>
                <w:sz w:val="12"/>
                <w:szCs w:val="12"/>
              </w:rPr>
            </w:pPr>
            <w:proofErr w:type="spellStart"/>
            <w:r w:rsidRPr="009959FE">
              <w:rPr>
                <w:rFonts w:ascii="標楷體-繁" w:eastAsia="標楷體-繁" w:hAnsi="標楷體"/>
                <w:b/>
                <w:color w:val="000000" w:themeColor="text1"/>
                <w:sz w:val="12"/>
                <w:szCs w:val="12"/>
              </w:rPr>
              <w:t>sMAPE</w:t>
            </w:r>
            <w:proofErr w:type="spellEnd"/>
          </w:p>
        </w:tc>
        <w:tc>
          <w:tcPr>
            <w:tcW w:w="508" w:type="pct"/>
          </w:tcPr>
          <w:p w14:paraId="0F357D7E" w14:textId="77777777" w:rsidR="00DC1DC0" w:rsidRPr="009959FE" w:rsidRDefault="00DC1DC0" w:rsidP="00833FFC">
            <w:pPr>
              <w:spacing w:line="120" w:lineRule="auto"/>
              <w:jc w:val="center"/>
              <w:rPr>
                <w:rFonts w:ascii="標楷體-繁" w:eastAsia="標楷體-繁" w:hAnsi="標楷體"/>
                <w:color w:val="000000" w:themeColor="text1"/>
                <w:sz w:val="12"/>
                <w:szCs w:val="12"/>
              </w:rPr>
            </w:pPr>
            <w:r w:rsidRPr="009959FE">
              <w:rPr>
                <w:rFonts w:ascii="標楷體-繁" w:eastAsia="標楷體-繁" w:hAnsi="標楷體"/>
                <w:b/>
                <w:color w:val="000000" w:themeColor="text1"/>
                <w:sz w:val="12"/>
                <w:szCs w:val="12"/>
              </w:rPr>
              <w:t>day+1 MAE</w:t>
            </w:r>
          </w:p>
        </w:tc>
        <w:tc>
          <w:tcPr>
            <w:tcW w:w="508" w:type="pct"/>
          </w:tcPr>
          <w:p w14:paraId="121C1482" w14:textId="77777777" w:rsidR="00DC1DC0" w:rsidRPr="009959FE" w:rsidRDefault="00DC1DC0" w:rsidP="00833FFC">
            <w:pPr>
              <w:spacing w:line="120" w:lineRule="auto"/>
              <w:jc w:val="center"/>
              <w:rPr>
                <w:rFonts w:ascii="標楷體-繁" w:eastAsia="標楷體-繁" w:hAnsi="標楷體"/>
                <w:color w:val="000000" w:themeColor="text1"/>
                <w:sz w:val="12"/>
                <w:szCs w:val="12"/>
              </w:rPr>
            </w:pPr>
            <w:r w:rsidRPr="009959FE">
              <w:rPr>
                <w:rFonts w:ascii="標楷體-繁" w:eastAsia="標楷體-繁" w:hAnsi="標楷體"/>
                <w:b/>
                <w:color w:val="000000" w:themeColor="text1"/>
                <w:sz w:val="12"/>
                <w:szCs w:val="12"/>
              </w:rPr>
              <w:t>day+7 MAE</w:t>
            </w:r>
          </w:p>
        </w:tc>
        <w:tc>
          <w:tcPr>
            <w:tcW w:w="425" w:type="pct"/>
          </w:tcPr>
          <w:p w14:paraId="5A4B6883" w14:textId="77777777" w:rsidR="00DC1DC0" w:rsidRPr="009959FE" w:rsidRDefault="00DC1DC0" w:rsidP="00833FFC">
            <w:pPr>
              <w:spacing w:line="120" w:lineRule="auto"/>
              <w:jc w:val="center"/>
              <w:rPr>
                <w:rFonts w:ascii="標楷體-繁" w:eastAsia="標楷體-繁" w:hAnsi="標楷體"/>
                <w:color w:val="000000" w:themeColor="text1"/>
                <w:sz w:val="12"/>
                <w:szCs w:val="12"/>
              </w:rPr>
            </w:pPr>
            <w:r w:rsidRPr="009959FE">
              <w:rPr>
                <w:rFonts w:ascii="標楷體-繁" w:eastAsia="標楷體-繁" w:hAnsi="標楷體"/>
                <w:b/>
                <w:color w:val="000000" w:themeColor="text1"/>
                <w:sz w:val="12"/>
                <w:szCs w:val="12"/>
              </w:rPr>
              <w:t>std ratio</w:t>
            </w:r>
          </w:p>
        </w:tc>
        <w:tc>
          <w:tcPr>
            <w:tcW w:w="636" w:type="pct"/>
          </w:tcPr>
          <w:p w14:paraId="19F546A7" w14:textId="77777777" w:rsidR="00DC1DC0" w:rsidRPr="009959FE" w:rsidRDefault="00DC1DC0" w:rsidP="00833FFC">
            <w:pPr>
              <w:spacing w:line="120" w:lineRule="auto"/>
              <w:jc w:val="center"/>
              <w:rPr>
                <w:rFonts w:ascii="標楷體-繁" w:eastAsia="標楷體-繁" w:hAnsi="標楷體"/>
                <w:color w:val="000000" w:themeColor="text1"/>
                <w:sz w:val="12"/>
                <w:szCs w:val="12"/>
              </w:rPr>
            </w:pPr>
            <w:r w:rsidRPr="009959FE">
              <w:rPr>
                <w:rFonts w:ascii="標楷體-繁" w:eastAsia="標楷體-繁" w:hAnsi="標楷體"/>
                <w:b/>
                <w:color w:val="000000" w:themeColor="text1"/>
                <w:sz w:val="12"/>
                <w:szCs w:val="12"/>
              </w:rPr>
              <w:t>collapsed</w:t>
            </w:r>
          </w:p>
        </w:tc>
      </w:tr>
      <w:tr w:rsidR="00DC1DC0" w:rsidRPr="00E808E5" w14:paraId="024CB3FD" w14:textId="77777777" w:rsidTr="00E808E5">
        <w:tc>
          <w:tcPr>
            <w:tcW w:w="405" w:type="pct"/>
          </w:tcPr>
          <w:p w14:paraId="013EC2C9" w14:textId="77777777" w:rsidR="00DC1DC0" w:rsidRPr="00E808E5" w:rsidRDefault="00DC1DC0" w:rsidP="00833FFC">
            <w:pPr>
              <w:spacing w:line="120" w:lineRule="auto"/>
              <w:jc w:val="center"/>
              <w:rPr>
                <w:rFonts w:ascii="標楷體-繁" w:eastAsia="標楷體-繁" w:hAnsi="標楷體"/>
                <w:color w:val="000000" w:themeColor="text1"/>
                <w:sz w:val="12"/>
                <w:szCs w:val="12"/>
              </w:rPr>
            </w:pPr>
            <w:r w:rsidRPr="00E808E5">
              <w:rPr>
                <w:rFonts w:ascii="標楷體-繁" w:eastAsia="標楷體-繁" w:hAnsi="標楷體"/>
                <w:color w:val="000000" w:themeColor="text1"/>
                <w:sz w:val="12"/>
                <w:szCs w:val="12"/>
              </w:rPr>
              <w:t>0</w:t>
            </w:r>
          </w:p>
        </w:tc>
        <w:tc>
          <w:tcPr>
            <w:tcW w:w="997" w:type="pct"/>
          </w:tcPr>
          <w:p w14:paraId="5FC35855" w14:textId="77777777" w:rsidR="00DC1DC0" w:rsidRPr="00E808E5" w:rsidRDefault="00DC1DC0" w:rsidP="00833FFC">
            <w:pPr>
              <w:spacing w:line="120" w:lineRule="auto"/>
              <w:jc w:val="center"/>
              <w:rPr>
                <w:rFonts w:ascii="標楷體-繁" w:eastAsia="標楷體-繁" w:hAnsi="標楷體"/>
                <w:color w:val="000000" w:themeColor="text1"/>
                <w:sz w:val="12"/>
                <w:szCs w:val="12"/>
              </w:rPr>
            </w:pPr>
            <w:proofErr w:type="spellStart"/>
            <w:r w:rsidRPr="00E808E5">
              <w:rPr>
                <w:rFonts w:ascii="標楷體-繁" w:eastAsia="標楷體-繁" w:hAnsi="標楷體"/>
                <w:color w:val="000000" w:themeColor="text1"/>
                <w:sz w:val="12"/>
                <w:szCs w:val="12"/>
              </w:rPr>
              <w:t>LSTM_time</w:t>
            </w:r>
            <w:proofErr w:type="spellEnd"/>
          </w:p>
        </w:tc>
        <w:tc>
          <w:tcPr>
            <w:tcW w:w="453" w:type="pct"/>
          </w:tcPr>
          <w:p w14:paraId="6420A160" w14:textId="77777777" w:rsidR="00DC1DC0" w:rsidRPr="00E808E5" w:rsidRDefault="00DC1DC0" w:rsidP="00833FFC">
            <w:pPr>
              <w:spacing w:line="120" w:lineRule="auto"/>
              <w:jc w:val="center"/>
              <w:rPr>
                <w:rFonts w:ascii="標楷體-繁" w:eastAsia="標楷體-繁" w:hAnsi="標楷體"/>
                <w:color w:val="000000" w:themeColor="text1"/>
                <w:sz w:val="12"/>
                <w:szCs w:val="12"/>
              </w:rPr>
            </w:pPr>
            <w:r w:rsidRPr="00E808E5">
              <w:rPr>
                <w:rFonts w:ascii="標楷體-繁" w:eastAsia="標楷體-繁" w:hAnsi="標楷體"/>
                <w:color w:val="000000" w:themeColor="text1"/>
                <w:sz w:val="12"/>
                <w:szCs w:val="12"/>
              </w:rPr>
              <w:t>189.8</w:t>
            </w:r>
          </w:p>
        </w:tc>
        <w:tc>
          <w:tcPr>
            <w:tcW w:w="502" w:type="pct"/>
          </w:tcPr>
          <w:p w14:paraId="52DBC5C7" w14:textId="77777777" w:rsidR="00DC1DC0" w:rsidRPr="00E808E5" w:rsidRDefault="00DC1DC0" w:rsidP="00833FFC">
            <w:pPr>
              <w:spacing w:line="120" w:lineRule="auto"/>
              <w:jc w:val="center"/>
              <w:rPr>
                <w:rFonts w:ascii="標楷體-繁" w:eastAsia="標楷體-繁" w:hAnsi="標楷體"/>
                <w:color w:val="000000" w:themeColor="text1"/>
                <w:sz w:val="12"/>
                <w:szCs w:val="12"/>
              </w:rPr>
            </w:pPr>
            <w:r w:rsidRPr="00E808E5">
              <w:rPr>
                <w:rFonts w:ascii="標楷體-繁" w:eastAsia="標楷體-繁" w:hAnsi="標楷體"/>
                <w:color w:val="000000" w:themeColor="text1"/>
                <w:sz w:val="12"/>
                <w:szCs w:val="12"/>
              </w:rPr>
              <w:t>324.3</w:t>
            </w:r>
          </w:p>
        </w:tc>
        <w:tc>
          <w:tcPr>
            <w:tcW w:w="566" w:type="pct"/>
          </w:tcPr>
          <w:p w14:paraId="543F3E54" w14:textId="77777777" w:rsidR="00DC1DC0" w:rsidRPr="00E808E5" w:rsidRDefault="00DC1DC0" w:rsidP="00833FFC">
            <w:pPr>
              <w:spacing w:line="120" w:lineRule="auto"/>
              <w:jc w:val="center"/>
              <w:rPr>
                <w:rFonts w:ascii="標楷體-繁" w:eastAsia="標楷體-繁" w:hAnsi="標楷體"/>
                <w:color w:val="000000" w:themeColor="text1"/>
                <w:sz w:val="12"/>
                <w:szCs w:val="12"/>
              </w:rPr>
            </w:pPr>
            <w:r w:rsidRPr="00E808E5">
              <w:rPr>
                <w:rFonts w:ascii="標楷體-繁" w:eastAsia="標楷體-繁" w:hAnsi="標楷體"/>
                <w:color w:val="000000" w:themeColor="text1"/>
                <w:sz w:val="12"/>
                <w:szCs w:val="12"/>
              </w:rPr>
              <w:t>0.88</w:t>
            </w:r>
          </w:p>
        </w:tc>
        <w:tc>
          <w:tcPr>
            <w:tcW w:w="508" w:type="pct"/>
          </w:tcPr>
          <w:p w14:paraId="194710F5" w14:textId="77777777" w:rsidR="00DC1DC0" w:rsidRPr="00E808E5" w:rsidRDefault="00DC1DC0" w:rsidP="00833FFC">
            <w:pPr>
              <w:spacing w:line="120" w:lineRule="auto"/>
              <w:jc w:val="center"/>
              <w:rPr>
                <w:rFonts w:ascii="標楷體-繁" w:eastAsia="標楷體-繁" w:hAnsi="標楷體"/>
                <w:color w:val="000000" w:themeColor="text1"/>
                <w:sz w:val="12"/>
                <w:szCs w:val="12"/>
              </w:rPr>
            </w:pPr>
            <w:r w:rsidRPr="00E808E5">
              <w:rPr>
                <w:rFonts w:ascii="標楷體-繁" w:eastAsia="標楷體-繁" w:hAnsi="標楷體"/>
                <w:color w:val="000000" w:themeColor="text1"/>
                <w:sz w:val="12"/>
                <w:szCs w:val="12"/>
              </w:rPr>
              <w:t>166.3</w:t>
            </w:r>
          </w:p>
        </w:tc>
        <w:tc>
          <w:tcPr>
            <w:tcW w:w="508" w:type="pct"/>
          </w:tcPr>
          <w:p w14:paraId="566244D2" w14:textId="77777777" w:rsidR="00DC1DC0" w:rsidRPr="00E808E5" w:rsidRDefault="00DC1DC0" w:rsidP="00833FFC">
            <w:pPr>
              <w:spacing w:line="120" w:lineRule="auto"/>
              <w:jc w:val="center"/>
              <w:rPr>
                <w:rFonts w:ascii="標楷體-繁" w:eastAsia="標楷體-繁" w:hAnsi="標楷體"/>
                <w:color w:val="000000" w:themeColor="text1"/>
                <w:sz w:val="12"/>
                <w:szCs w:val="12"/>
              </w:rPr>
            </w:pPr>
            <w:r w:rsidRPr="00E808E5">
              <w:rPr>
                <w:rFonts w:ascii="標楷體-繁" w:eastAsia="標楷體-繁" w:hAnsi="標楷體"/>
                <w:color w:val="000000" w:themeColor="text1"/>
                <w:sz w:val="12"/>
                <w:szCs w:val="12"/>
              </w:rPr>
              <w:t>201.5</w:t>
            </w:r>
          </w:p>
        </w:tc>
        <w:tc>
          <w:tcPr>
            <w:tcW w:w="425" w:type="pct"/>
          </w:tcPr>
          <w:p w14:paraId="12F70083" w14:textId="77777777" w:rsidR="00DC1DC0" w:rsidRPr="00E808E5" w:rsidRDefault="00DC1DC0" w:rsidP="00833FFC">
            <w:pPr>
              <w:spacing w:line="120" w:lineRule="auto"/>
              <w:jc w:val="center"/>
              <w:rPr>
                <w:rFonts w:ascii="標楷體-繁" w:eastAsia="標楷體-繁" w:hAnsi="標楷體"/>
                <w:color w:val="000000" w:themeColor="text1"/>
                <w:sz w:val="12"/>
                <w:szCs w:val="12"/>
              </w:rPr>
            </w:pPr>
            <w:r w:rsidRPr="00E808E5">
              <w:rPr>
                <w:rFonts w:ascii="標楷體-繁" w:eastAsia="標楷體-繁" w:hAnsi="標楷體"/>
                <w:color w:val="000000" w:themeColor="text1"/>
                <w:sz w:val="12"/>
                <w:szCs w:val="12"/>
              </w:rPr>
              <w:t>0.17</w:t>
            </w:r>
          </w:p>
        </w:tc>
        <w:tc>
          <w:tcPr>
            <w:tcW w:w="636" w:type="pct"/>
          </w:tcPr>
          <w:p w14:paraId="28DB5B5C" w14:textId="77777777" w:rsidR="00DC1DC0" w:rsidRPr="00E808E5" w:rsidRDefault="00DC1DC0" w:rsidP="00833FFC">
            <w:pPr>
              <w:spacing w:line="120" w:lineRule="auto"/>
              <w:jc w:val="center"/>
              <w:rPr>
                <w:rFonts w:ascii="標楷體-繁" w:eastAsia="標楷體-繁" w:hAnsi="標楷體"/>
                <w:color w:val="000000" w:themeColor="text1"/>
                <w:sz w:val="12"/>
                <w:szCs w:val="12"/>
              </w:rPr>
            </w:pPr>
            <w:r w:rsidRPr="00E808E5">
              <w:rPr>
                <w:rFonts w:ascii="標楷體-繁" w:eastAsia="標楷體-繁" w:hAnsi="標楷體"/>
                <w:color w:val="000000" w:themeColor="text1"/>
                <w:sz w:val="12"/>
                <w:szCs w:val="12"/>
              </w:rPr>
              <w:t>0</w:t>
            </w:r>
          </w:p>
        </w:tc>
      </w:tr>
      <w:tr w:rsidR="00DC1DC0" w:rsidRPr="00E808E5" w14:paraId="3F91A0BD" w14:textId="77777777" w:rsidTr="00E808E5">
        <w:tc>
          <w:tcPr>
            <w:tcW w:w="405" w:type="pct"/>
          </w:tcPr>
          <w:p w14:paraId="5239E7CB" w14:textId="77777777" w:rsidR="00DC1DC0" w:rsidRPr="00E808E5" w:rsidRDefault="00DC1DC0" w:rsidP="00833FFC">
            <w:pPr>
              <w:spacing w:line="120" w:lineRule="auto"/>
              <w:jc w:val="center"/>
              <w:rPr>
                <w:rFonts w:ascii="標楷體-繁" w:eastAsia="標楷體-繁" w:hAnsi="標楷體"/>
                <w:color w:val="000000" w:themeColor="text1"/>
                <w:sz w:val="12"/>
                <w:szCs w:val="12"/>
              </w:rPr>
            </w:pPr>
            <w:r w:rsidRPr="00E808E5">
              <w:rPr>
                <w:rFonts w:ascii="標楷體-繁" w:eastAsia="標楷體-繁" w:hAnsi="標楷體"/>
                <w:color w:val="000000" w:themeColor="text1"/>
                <w:sz w:val="12"/>
                <w:szCs w:val="12"/>
              </w:rPr>
              <w:t>1</w:t>
            </w:r>
          </w:p>
        </w:tc>
        <w:tc>
          <w:tcPr>
            <w:tcW w:w="997" w:type="pct"/>
          </w:tcPr>
          <w:p w14:paraId="127E3768" w14:textId="77777777" w:rsidR="00DC1DC0" w:rsidRPr="00E808E5" w:rsidRDefault="00DC1DC0" w:rsidP="00833FFC">
            <w:pPr>
              <w:spacing w:line="120" w:lineRule="auto"/>
              <w:jc w:val="center"/>
              <w:rPr>
                <w:rFonts w:ascii="標楷體-繁" w:eastAsia="標楷體-繁" w:hAnsi="標楷體"/>
                <w:color w:val="000000" w:themeColor="text1"/>
                <w:sz w:val="12"/>
                <w:szCs w:val="12"/>
              </w:rPr>
            </w:pPr>
            <w:r w:rsidRPr="00E808E5">
              <w:rPr>
                <w:rFonts w:ascii="標楷體-繁" w:eastAsia="標楷體-繁" w:hAnsi="標楷體"/>
                <w:color w:val="000000" w:themeColor="text1"/>
                <w:sz w:val="12"/>
                <w:szCs w:val="12"/>
              </w:rPr>
              <w:t>MLP</w:t>
            </w:r>
          </w:p>
        </w:tc>
        <w:tc>
          <w:tcPr>
            <w:tcW w:w="453" w:type="pct"/>
          </w:tcPr>
          <w:p w14:paraId="0F205066" w14:textId="77777777" w:rsidR="00DC1DC0" w:rsidRPr="00E808E5" w:rsidRDefault="00DC1DC0" w:rsidP="00833FFC">
            <w:pPr>
              <w:spacing w:line="120" w:lineRule="auto"/>
              <w:jc w:val="center"/>
              <w:rPr>
                <w:rFonts w:ascii="標楷體-繁" w:eastAsia="標楷體-繁" w:hAnsi="標楷體"/>
                <w:color w:val="000000" w:themeColor="text1"/>
                <w:sz w:val="12"/>
                <w:szCs w:val="12"/>
              </w:rPr>
            </w:pPr>
            <w:r w:rsidRPr="00E808E5">
              <w:rPr>
                <w:rFonts w:ascii="標楷體-繁" w:eastAsia="標楷體-繁" w:hAnsi="標楷體"/>
                <w:color w:val="000000" w:themeColor="text1"/>
                <w:sz w:val="12"/>
                <w:szCs w:val="12"/>
              </w:rPr>
              <w:t>427.9</w:t>
            </w:r>
          </w:p>
        </w:tc>
        <w:tc>
          <w:tcPr>
            <w:tcW w:w="502" w:type="pct"/>
          </w:tcPr>
          <w:p w14:paraId="65B914B2" w14:textId="77777777" w:rsidR="00DC1DC0" w:rsidRPr="00E808E5" w:rsidRDefault="00DC1DC0" w:rsidP="00833FFC">
            <w:pPr>
              <w:spacing w:line="120" w:lineRule="auto"/>
              <w:jc w:val="center"/>
              <w:rPr>
                <w:rFonts w:ascii="標楷體-繁" w:eastAsia="標楷體-繁" w:hAnsi="標楷體"/>
                <w:color w:val="000000" w:themeColor="text1"/>
                <w:sz w:val="12"/>
                <w:szCs w:val="12"/>
              </w:rPr>
            </w:pPr>
            <w:r w:rsidRPr="00E808E5">
              <w:rPr>
                <w:rFonts w:ascii="標楷體-繁" w:eastAsia="標楷體-繁" w:hAnsi="標楷體"/>
                <w:color w:val="000000" w:themeColor="text1"/>
                <w:sz w:val="12"/>
                <w:szCs w:val="12"/>
              </w:rPr>
              <w:t>707.0</w:t>
            </w:r>
          </w:p>
        </w:tc>
        <w:tc>
          <w:tcPr>
            <w:tcW w:w="566" w:type="pct"/>
          </w:tcPr>
          <w:p w14:paraId="085BE0FC" w14:textId="77777777" w:rsidR="00DC1DC0" w:rsidRPr="00E808E5" w:rsidRDefault="00DC1DC0" w:rsidP="00833FFC">
            <w:pPr>
              <w:spacing w:line="120" w:lineRule="auto"/>
              <w:jc w:val="center"/>
              <w:rPr>
                <w:rFonts w:ascii="標楷體-繁" w:eastAsia="標楷體-繁" w:hAnsi="標楷體"/>
                <w:color w:val="000000" w:themeColor="text1"/>
                <w:sz w:val="12"/>
                <w:szCs w:val="12"/>
              </w:rPr>
            </w:pPr>
            <w:r w:rsidRPr="00E808E5">
              <w:rPr>
                <w:rFonts w:ascii="標楷體-繁" w:eastAsia="標楷體-繁" w:hAnsi="標楷體"/>
                <w:color w:val="000000" w:themeColor="text1"/>
                <w:sz w:val="12"/>
                <w:szCs w:val="12"/>
              </w:rPr>
              <w:t>0.74</w:t>
            </w:r>
          </w:p>
        </w:tc>
        <w:tc>
          <w:tcPr>
            <w:tcW w:w="508" w:type="pct"/>
          </w:tcPr>
          <w:p w14:paraId="47D2E1BD" w14:textId="77777777" w:rsidR="00DC1DC0" w:rsidRPr="00E808E5" w:rsidRDefault="00DC1DC0" w:rsidP="00833FFC">
            <w:pPr>
              <w:spacing w:line="120" w:lineRule="auto"/>
              <w:jc w:val="center"/>
              <w:rPr>
                <w:rFonts w:ascii="標楷體-繁" w:eastAsia="標楷體-繁" w:hAnsi="標楷體"/>
                <w:color w:val="000000" w:themeColor="text1"/>
                <w:sz w:val="12"/>
                <w:szCs w:val="12"/>
              </w:rPr>
            </w:pPr>
            <w:r w:rsidRPr="00E808E5">
              <w:rPr>
                <w:rFonts w:ascii="標楷體-繁" w:eastAsia="標楷體-繁" w:hAnsi="標楷體"/>
                <w:color w:val="000000" w:themeColor="text1"/>
                <w:sz w:val="12"/>
                <w:szCs w:val="12"/>
              </w:rPr>
              <w:t>387.4</w:t>
            </w:r>
          </w:p>
        </w:tc>
        <w:tc>
          <w:tcPr>
            <w:tcW w:w="508" w:type="pct"/>
          </w:tcPr>
          <w:p w14:paraId="002AE05D" w14:textId="77777777" w:rsidR="00DC1DC0" w:rsidRPr="00E808E5" w:rsidRDefault="00DC1DC0" w:rsidP="00833FFC">
            <w:pPr>
              <w:spacing w:line="120" w:lineRule="auto"/>
              <w:jc w:val="center"/>
              <w:rPr>
                <w:rFonts w:ascii="標楷體-繁" w:eastAsia="標楷體-繁" w:hAnsi="標楷體"/>
                <w:color w:val="000000" w:themeColor="text1"/>
                <w:sz w:val="12"/>
                <w:szCs w:val="12"/>
              </w:rPr>
            </w:pPr>
            <w:r w:rsidRPr="00E808E5">
              <w:rPr>
                <w:rFonts w:ascii="標楷體-繁" w:eastAsia="標楷體-繁" w:hAnsi="標楷體"/>
                <w:color w:val="000000" w:themeColor="text1"/>
                <w:sz w:val="12"/>
                <w:szCs w:val="12"/>
              </w:rPr>
              <w:t>430.1</w:t>
            </w:r>
          </w:p>
        </w:tc>
        <w:tc>
          <w:tcPr>
            <w:tcW w:w="425" w:type="pct"/>
          </w:tcPr>
          <w:p w14:paraId="07EDF4F4" w14:textId="77777777" w:rsidR="00DC1DC0" w:rsidRPr="00E808E5" w:rsidRDefault="00DC1DC0" w:rsidP="00833FFC">
            <w:pPr>
              <w:spacing w:line="120" w:lineRule="auto"/>
              <w:jc w:val="center"/>
              <w:rPr>
                <w:rFonts w:ascii="標楷體-繁" w:eastAsia="標楷體-繁" w:hAnsi="標楷體"/>
                <w:color w:val="000000" w:themeColor="text1"/>
                <w:sz w:val="12"/>
                <w:szCs w:val="12"/>
              </w:rPr>
            </w:pPr>
            <w:r w:rsidRPr="00E808E5">
              <w:rPr>
                <w:rFonts w:ascii="標楷體-繁" w:eastAsia="標楷體-繁" w:hAnsi="標楷體"/>
                <w:color w:val="000000" w:themeColor="text1"/>
                <w:sz w:val="12"/>
                <w:szCs w:val="12"/>
              </w:rPr>
              <w:t>0.18</w:t>
            </w:r>
          </w:p>
        </w:tc>
        <w:tc>
          <w:tcPr>
            <w:tcW w:w="636" w:type="pct"/>
          </w:tcPr>
          <w:p w14:paraId="4EDAEBB7" w14:textId="77777777" w:rsidR="00DC1DC0" w:rsidRPr="00E808E5" w:rsidRDefault="00DC1DC0" w:rsidP="00833FFC">
            <w:pPr>
              <w:spacing w:line="120" w:lineRule="auto"/>
              <w:jc w:val="center"/>
              <w:rPr>
                <w:rFonts w:ascii="標楷體-繁" w:eastAsia="標楷體-繁" w:hAnsi="標楷體"/>
                <w:color w:val="000000" w:themeColor="text1"/>
                <w:sz w:val="12"/>
                <w:szCs w:val="12"/>
              </w:rPr>
            </w:pPr>
            <w:r w:rsidRPr="00E808E5">
              <w:rPr>
                <w:rFonts w:ascii="標楷體-繁" w:eastAsia="標楷體-繁" w:hAnsi="標楷體"/>
                <w:color w:val="000000" w:themeColor="text1"/>
                <w:sz w:val="12"/>
                <w:szCs w:val="12"/>
              </w:rPr>
              <w:t>0</w:t>
            </w:r>
          </w:p>
        </w:tc>
      </w:tr>
      <w:tr w:rsidR="00DC1DC0" w:rsidRPr="009959FE" w14:paraId="1B534E1D" w14:textId="77777777" w:rsidTr="00E808E5">
        <w:tc>
          <w:tcPr>
            <w:tcW w:w="405" w:type="pct"/>
          </w:tcPr>
          <w:p w14:paraId="302E9CFF" w14:textId="77777777" w:rsidR="00DC1DC0" w:rsidRPr="00E808E5" w:rsidRDefault="00DC1DC0" w:rsidP="00833FFC">
            <w:pPr>
              <w:spacing w:line="120" w:lineRule="auto"/>
              <w:jc w:val="center"/>
              <w:rPr>
                <w:rFonts w:ascii="標楷體-繁" w:eastAsia="標楷體-繁" w:hAnsi="標楷體"/>
                <w:color w:val="000000" w:themeColor="text1"/>
                <w:sz w:val="12"/>
                <w:szCs w:val="12"/>
              </w:rPr>
            </w:pPr>
            <w:r w:rsidRPr="00E808E5">
              <w:rPr>
                <w:rFonts w:ascii="標楷體-繁" w:eastAsia="標楷體-繁" w:hAnsi="標楷體"/>
                <w:color w:val="000000" w:themeColor="text1"/>
                <w:sz w:val="12"/>
                <w:szCs w:val="12"/>
              </w:rPr>
              <w:t>2</w:t>
            </w:r>
          </w:p>
        </w:tc>
        <w:tc>
          <w:tcPr>
            <w:tcW w:w="997" w:type="pct"/>
          </w:tcPr>
          <w:p w14:paraId="07499D16" w14:textId="77777777" w:rsidR="00DC1DC0" w:rsidRPr="00E808E5" w:rsidRDefault="00DC1DC0" w:rsidP="00833FFC">
            <w:pPr>
              <w:spacing w:line="120" w:lineRule="auto"/>
              <w:jc w:val="center"/>
              <w:rPr>
                <w:rFonts w:ascii="標楷體-繁" w:eastAsia="標楷體-繁" w:hAnsi="標楷體"/>
                <w:color w:val="000000" w:themeColor="text1"/>
                <w:sz w:val="12"/>
                <w:szCs w:val="12"/>
              </w:rPr>
            </w:pPr>
            <w:r w:rsidRPr="00E808E5">
              <w:rPr>
                <w:rFonts w:ascii="標楷體-繁" w:eastAsia="標楷體-繁" w:hAnsi="標楷體"/>
                <w:color w:val="000000" w:themeColor="text1"/>
                <w:sz w:val="12"/>
                <w:szCs w:val="12"/>
              </w:rPr>
              <w:t>MLP</w:t>
            </w:r>
          </w:p>
        </w:tc>
        <w:tc>
          <w:tcPr>
            <w:tcW w:w="453" w:type="pct"/>
          </w:tcPr>
          <w:p w14:paraId="2E1BFC2E" w14:textId="77777777" w:rsidR="00DC1DC0" w:rsidRPr="00E808E5" w:rsidRDefault="00DC1DC0" w:rsidP="00833FFC">
            <w:pPr>
              <w:spacing w:line="120" w:lineRule="auto"/>
              <w:jc w:val="center"/>
              <w:rPr>
                <w:rFonts w:ascii="標楷體-繁" w:eastAsia="標楷體-繁" w:hAnsi="標楷體"/>
                <w:color w:val="000000" w:themeColor="text1"/>
                <w:sz w:val="12"/>
                <w:szCs w:val="12"/>
              </w:rPr>
            </w:pPr>
            <w:r w:rsidRPr="00E808E5">
              <w:rPr>
                <w:rFonts w:ascii="標楷體-繁" w:eastAsia="標楷體-繁" w:hAnsi="標楷體"/>
                <w:color w:val="000000" w:themeColor="text1"/>
                <w:sz w:val="12"/>
                <w:szCs w:val="12"/>
              </w:rPr>
              <w:t>333.7</w:t>
            </w:r>
          </w:p>
        </w:tc>
        <w:tc>
          <w:tcPr>
            <w:tcW w:w="502" w:type="pct"/>
          </w:tcPr>
          <w:p w14:paraId="02A64A7B" w14:textId="77777777" w:rsidR="00DC1DC0" w:rsidRPr="00E808E5" w:rsidRDefault="00DC1DC0" w:rsidP="00833FFC">
            <w:pPr>
              <w:spacing w:line="120" w:lineRule="auto"/>
              <w:jc w:val="center"/>
              <w:rPr>
                <w:rFonts w:ascii="標楷體-繁" w:eastAsia="標楷體-繁" w:hAnsi="標楷體"/>
                <w:color w:val="000000" w:themeColor="text1"/>
                <w:sz w:val="12"/>
                <w:szCs w:val="12"/>
              </w:rPr>
            </w:pPr>
            <w:r w:rsidRPr="00E808E5">
              <w:rPr>
                <w:rFonts w:ascii="標楷體-繁" w:eastAsia="標楷體-繁" w:hAnsi="標楷體"/>
                <w:color w:val="000000" w:themeColor="text1"/>
                <w:sz w:val="12"/>
                <w:szCs w:val="12"/>
              </w:rPr>
              <w:t>596.8</w:t>
            </w:r>
          </w:p>
        </w:tc>
        <w:tc>
          <w:tcPr>
            <w:tcW w:w="566" w:type="pct"/>
          </w:tcPr>
          <w:p w14:paraId="4083F506" w14:textId="77777777" w:rsidR="00DC1DC0" w:rsidRPr="00E808E5" w:rsidRDefault="00DC1DC0" w:rsidP="00833FFC">
            <w:pPr>
              <w:spacing w:line="120" w:lineRule="auto"/>
              <w:jc w:val="center"/>
              <w:rPr>
                <w:rFonts w:ascii="標楷體-繁" w:eastAsia="標楷體-繁" w:hAnsi="標楷體"/>
                <w:color w:val="000000" w:themeColor="text1"/>
                <w:sz w:val="12"/>
                <w:szCs w:val="12"/>
              </w:rPr>
            </w:pPr>
            <w:r w:rsidRPr="00E808E5">
              <w:rPr>
                <w:rFonts w:ascii="標楷體-繁" w:eastAsia="標楷體-繁" w:hAnsi="標楷體"/>
                <w:color w:val="000000" w:themeColor="text1"/>
                <w:sz w:val="12"/>
                <w:szCs w:val="12"/>
              </w:rPr>
              <w:t>1.25</w:t>
            </w:r>
          </w:p>
        </w:tc>
        <w:tc>
          <w:tcPr>
            <w:tcW w:w="508" w:type="pct"/>
          </w:tcPr>
          <w:p w14:paraId="215BC4B2" w14:textId="77777777" w:rsidR="00DC1DC0" w:rsidRPr="00E808E5" w:rsidRDefault="00DC1DC0" w:rsidP="00833FFC">
            <w:pPr>
              <w:spacing w:line="120" w:lineRule="auto"/>
              <w:jc w:val="center"/>
              <w:rPr>
                <w:rFonts w:ascii="標楷體-繁" w:eastAsia="標楷體-繁" w:hAnsi="標楷體"/>
                <w:color w:val="000000" w:themeColor="text1"/>
                <w:sz w:val="12"/>
                <w:szCs w:val="12"/>
              </w:rPr>
            </w:pPr>
            <w:r w:rsidRPr="00E808E5">
              <w:rPr>
                <w:rFonts w:ascii="標楷體-繁" w:eastAsia="標楷體-繁" w:hAnsi="標楷體"/>
                <w:color w:val="000000" w:themeColor="text1"/>
                <w:sz w:val="12"/>
                <w:szCs w:val="12"/>
              </w:rPr>
              <w:t>362.9</w:t>
            </w:r>
          </w:p>
        </w:tc>
        <w:tc>
          <w:tcPr>
            <w:tcW w:w="508" w:type="pct"/>
          </w:tcPr>
          <w:p w14:paraId="58959F27" w14:textId="77777777" w:rsidR="00DC1DC0" w:rsidRPr="00E808E5" w:rsidRDefault="00DC1DC0" w:rsidP="00833FFC">
            <w:pPr>
              <w:spacing w:line="120" w:lineRule="auto"/>
              <w:jc w:val="center"/>
              <w:rPr>
                <w:rFonts w:ascii="標楷體-繁" w:eastAsia="標楷體-繁" w:hAnsi="標楷體"/>
                <w:color w:val="000000" w:themeColor="text1"/>
                <w:sz w:val="12"/>
                <w:szCs w:val="12"/>
              </w:rPr>
            </w:pPr>
            <w:r w:rsidRPr="00E808E5">
              <w:rPr>
                <w:rFonts w:ascii="標楷體-繁" w:eastAsia="標楷體-繁" w:hAnsi="標楷體"/>
                <w:color w:val="000000" w:themeColor="text1"/>
                <w:sz w:val="12"/>
                <w:szCs w:val="12"/>
              </w:rPr>
              <w:t>299.2</w:t>
            </w:r>
          </w:p>
        </w:tc>
        <w:tc>
          <w:tcPr>
            <w:tcW w:w="425" w:type="pct"/>
          </w:tcPr>
          <w:p w14:paraId="7F0787BC" w14:textId="77777777" w:rsidR="00DC1DC0" w:rsidRPr="00E808E5" w:rsidRDefault="00DC1DC0" w:rsidP="00833FFC">
            <w:pPr>
              <w:spacing w:line="120" w:lineRule="auto"/>
              <w:jc w:val="center"/>
              <w:rPr>
                <w:rFonts w:ascii="標楷體-繁" w:eastAsia="標楷體-繁" w:hAnsi="標楷體"/>
                <w:color w:val="000000" w:themeColor="text1"/>
                <w:sz w:val="12"/>
                <w:szCs w:val="12"/>
              </w:rPr>
            </w:pPr>
            <w:r w:rsidRPr="00E808E5">
              <w:rPr>
                <w:rFonts w:ascii="標楷體-繁" w:eastAsia="標楷體-繁" w:hAnsi="標楷體"/>
                <w:color w:val="000000" w:themeColor="text1"/>
                <w:sz w:val="12"/>
                <w:szCs w:val="12"/>
              </w:rPr>
              <w:t>0.14</w:t>
            </w:r>
          </w:p>
        </w:tc>
        <w:tc>
          <w:tcPr>
            <w:tcW w:w="636" w:type="pct"/>
          </w:tcPr>
          <w:p w14:paraId="5EEF3F11" w14:textId="77777777" w:rsidR="00DC1DC0" w:rsidRPr="00E808E5" w:rsidRDefault="00DC1DC0" w:rsidP="00833FFC">
            <w:pPr>
              <w:spacing w:line="120" w:lineRule="auto"/>
              <w:jc w:val="center"/>
              <w:rPr>
                <w:rFonts w:ascii="標楷體-繁" w:eastAsia="標楷體-繁" w:hAnsi="標楷體"/>
                <w:color w:val="000000" w:themeColor="text1"/>
                <w:sz w:val="12"/>
                <w:szCs w:val="12"/>
              </w:rPr>
            </w:pPr>
            <w:r w:rsidRPr="00E808E5">
              <w:rPr>
                <w:rFonts w:ascii="標楷體-繁" w:eastAsia="標楷體-繁" w:hAnsi="標楷體"/>
                <w:color w:val="000000" w:themeColor="text1"/>
                <w:sz w:val="12"/>
                <w:szCs w:val="12"/>
              </w:rPr>
              <w:t>0</w:t>
            </w:r>
          </w:p>
        </w:tc>
      </w:tr>
    </w:tbl>
    <w:p w14:paraId="3A275E9E" w14:textId="45DC23E7" w:rsidR="00A028E3" w:rsidRPr="009959FE" w:rsidDel="00E5462C" w:rsidRDefault="002A128C" w:rsidP="00833FFC">
      <w:pPr>
        <w:spacing w:after="0" w:line="120" w:lineRule="auto"/>
        <w:rPr>
          <w:del w:id="8" w:author="黃奕瑋" w:date="2026-06-09T15:45:00Z" w16du:dateUtc="2026-06-09T07:45:00Z"/>
          <w:rFonts w:ascii="標楷體-繁" w:eastAsia="標楷體-繁" w:hAnsi="標楷體"/>
          <w:b/>
          <w:bCs/>
          <w:color w:val="000000" w:themeColor="text1"/>
          <w:sz w:val="18"/>
          <w:szCs w:val="18"/>
        </w:rPr>
      </w:pPr>
      <w:r w:rsidRPr="00A00008">
        <w:rPr>
          <w:rFonts w:ascii="標楷體-繁" w:eastAsia="標楷體-繁" w:hAnsi="標楷體"/>
          <w:b/>
          <w:bCs/>
          <w:color w:val="000000" w:themeColor="text1"/>
          <w:sz w:val="18"/>
          <w:szCs w:val="18"/>
        </w:rPr>
        <w:t xml:space="preserve">4.6 </w:t>
      </w:r>
      <w:r w:rsidRPr="00A00008">
        <w:rPr>
          <w:rFonts w:ascii="標楷體-繁" w:eastAsia="標楷體-繁" w:hAnsi="標楷體" w:hint="eastAsia"/>
          <w:b/>
          <w:bCs/>
          <w:color w:val="000000" w:themeColor="text1"/>
          <w:sz w:val="18"/>
          <w:szCs w:val="18"/>
        </w:rPr>
        <w:t>逐日七天</w:t>
      </w:r>
      <w:r w:rsidR="009959FE">
        <w:rPr>
          <w:rFonts w:ascii="標楷體-繁" w:eastAsia="標楷體-繁" w:hAnsi="標楷體" w:hint="eastAsia"/>
          <w:b/>
          <w:bCs/>
          <w:color w:val="000000" w:themeColor="text1"/>
          <w:sz w:val="18"/>
          <w:szCs w:val="18"/>
        </w:rPr>
        <w:t>辨識</w:t>
      </w:r>
      <w:del w:id="9" w:author="黃奕瑋" w:date="2026-06-09T15:45:00Z" w16du:dateUtc="2026-06-09T07:45:00Z">
        <w:r w:rsidR="00A028E3" w:rsidRPr="00A00008" w:rsidDel="00E5462C">
          <w:rPr>
            <w:rFonts w:ascii="標楷體-繁" w:eastAsia="標楷體-繁" w:hAnsi="標楷體"/>
            <w:color w:val="000000" w:themeColor="text1"/>
            <w:sz w:val="18"/>
            <w:szCs w:val="18"/>
          </w:rPr>
          <w:delText>正式 7 天預測的逐日輸出儲存在 forecast_results.csv。每一個 forecast_origin 代表一次預測起點；同一個 forecast_origin 會有 horizon_day 1 到 7，分別對應未來第 1 天到第 7 天的 target_date。表中的 actual 是該 target_date 的真實消費，各模型欄位則是模型對該日的預測金額。</w:delText>
        </w:r>
      </w:del>
    </w:p>
    <w:p w14:paraId="3F4DF0F2" w14:textId="3BDBD202" w:rsidR="00A028E3" w:rsidRPr="00A00008" w:rsidRDefault="00A028E3" w:rsidP="00833FFC">
      <w:pPr>
        <w:spacing w:after="0" w:line="120" w:lineRule="auto"/>
        <w:rPr>
          <w:rFonts w:ascii="標楷體-繁" w:eastAsia="標楷體-繁" w:hAnsi="標楷體"/>
          <w:color w:val="000000" w:themeColor="text1"/>
          <w:sz w:val="18"/>
          <w:szCs w:val="18"/>
        </w:rPr>
      </w:pPr>
    </w:p>
    <w:p w14:paraId="13468715" w14:textId="032114AC" w:rsidR="00A028E3" w:rsidRPr="00A00008" w:rsidDel="00E5462C" w:rsidRDefault="00A028E3" w:rsidP="00833FFC">
      <w:pPr>
        <w:spacing w:after="0" w:line="120" w:lineRule="auto"/>
        <w:rPr>
          <w:del w:id="10" w:author="黃奕瑋" w:date="2026-06-09T15:44:00Z" w16du:dateUtc="2026-06-09T07:44:00Z"/>
          <w:rFonts w:ascii="標楷體-繁" w:eastAsia="標楷體-繁" w:hAnsi="標楷體"/>
          <w:color w:val="000000" w:themeColor="text1"/>
          <w:sz w:val="18"/>
          <w:szCs w:val="18"/>
        </w:rPr>
      </w:pPr>
      <w:del w:id="11" w:author="黃奕瑋" w:date="2026-06-09T15:44:00Z" w16du:dateUtc="2026-06-09T07:44:00Z">
        <w:r w:rsidRPr="00A00008" w:rsidDel="00E5462C">
          <w:rPr>
            <w:rFonts w:ascii="標楷體-繁" w:eastAsia="標楷體-繁" w:hAnsi="標楷體"/>
            <w:color w:val="000000" w:themeColor="text1"/>
            <w:sz w:val="18"/>
            <w:szCs w:val="18"/>
          </w:rPr>
          <w:delText>這張圖視覺化同一個 forecast_origin 下，模型對未來 7 天每日消費的預測與真實值差異。它用來展示 7 天預測任務的輸出形式，而整體效果仍以第 7 節表格中的 MAE、day+1 MAE 與 day+7 MAE 為準。</w:delText>
        </w:r>
      </w:del>
    </w:p>
    <w:p w14:paraId="31F76847" w14:textId="77777777" w:rsidR="00A028E3" w:rsidRPr="00A00008" w:rsidRDefault="00A028E3" w:rsidP="00833FFC">
      <w:pPr>
        <w:spacing w:after="0" w:line="120" w:lineRule="auto"/>
        <w:jc w:val="center"/>
        <w:rPr>
          <w:rFonts w:ascii="標楷體-繁" w:eastAsia="標楷體-繁" w:hAnsi="標楷體"/>
          <w:color w:val="000000" w:themeColor="text1"/>
          <w:sz w:val="18"/>
          <w:szCs w:val="18"/>
        </w:rPr>
      </w:pPr>
      <w:r w:rsidRPr="00A00008">
        <w:rPr>
          <w:rFonts w:ascii="標楷體-繁" w:eastAsia="標楷體-繁" w:hAnsi="標楷體"/>
          <w:noProof/>
          <w:color w:val="000000" w:themeColor="text1"/>
          <w:sz w:val="18"/>
          <w:szCs w:val="18"/>
        </w:rPr>
        <w:drawing>
          <wp:inline distT="0" distB="0" distL="0" distR="0" wp14:anchorId="5EEB9BEE" wp14:editId="1F70D856">
            <wp:extent cx="3047820" cy="173156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forecast_mae_comparison.png"/>
                    <pic:cNvPicPr/>
                  </pic:nvPicPr>
                  <pic:blipFill>
                    <a:blip r:embed="rId18"/>
                    <a:stretch>
                      <a:fillRect/>
                    </a:stretch>
                  </pic:blipFill>
                  <pic:spPr>
                    <a:xfrm>
                      <a:off x="0" y="0"/>
                      <a:ext cx="3047820" cy="1731560"/>
                    </a:xfrm>
                    <a:prstGeom prst="rect">
                      <a:avLst/>
                    </a:prstGeom>
                  </pic:spPr>
                </pic:pic>
              </a:graphicData>
            </a:graphic>
          </wp:inline>
        </w:drawing>
      </w:r>
    </w:p>
    <w:p w14:paraId="7B684002" w14:textId="77777777" w:rsidR="00A028E3" w:rsidRPr="00A00008" w:rsidRDefault="00A028E3" w:rsidP="00833FFC">
      <w:pPr>
        <w:spacing w:afterLines="50" w:after="180" w:line="120" w:lineRule="auto"/>
        <w:jc w:val="center"/>
        <w:rPr>
          <w:rFonts w:ascii="標楷體-繁" w:eastAsia="標楷體-繁" w:hAnsi="標楷體"/>
          <w:i/>
          <w:color w:val="555555"/>
          <w:sz w:val="18"/>
          <w:szCs w:val="18"/>
        </w:rPr>
      </w:pPr>
      <w:r w:rsidRPr="00A00008">
        <w:rPr>
          <w:rFonts w:ascii="標楷體-繁" w:eastAsia="標楷體-繁" w:hAnsi="標楷體"/>
          <w:i/>
          <w:color w:val="555555"/>
          <w:sz w:val="18"/>
          <w:szCs w:val="18"/>
        </w:rPr>
        <w:t>圖 6　正式資料各 user、各模型 MAE 比較</w:t>
      </w:r>
    </w:p>
    <w:p w14:paraId="1AD708FA" w14:textId="77777777" w:rsidR="00E5462C" w:rsidRPr="00A00008" w:rsidRDefault="00A028E3" w:rsidP="00833FFC">
      <w:pPr>
        <w:spacing w:after="0" w:line="120" w:lineRule="auto"/>
        <w:rPr>
          <w:rFonts w:ascii="標楷體-繁" w:eastAsia="標楷體-繁" w:hAnsi="標楷體"/>
          <w:color w:val="000000" w:themeColor="text1"/>
          <w:sz w:val="18"/>
          <w:szCs w:val="18"/>
        </w:rPr>
      </w:pPr>
      <w:r w:rsidRPr="00A00008">
        <w:rPr>
          <w:rFonts w:ascii="標楷體-繁" w:eastAsia="標楷體-繁" w:hAnsi="標楷體"/>
          <w:color w:val="000000" w:themeColor="text1"/>
          <w:sz w:val="18"/>
          <w:szCs w:val="18"/>
        </w:rPr>
        <w:t>深度模型不是每位 user 都穩定勝出。user 0 的 LSTM 較有優勢；user 1 的 raw MAE 看似 LSTM 較低但有退化疑慮；user 2 則是 MLP 較適合。這支撐本研究採用 per-user model suitability，而不是單一模型適用所有人。</w:t>
      </w:r>
    </w:p>
    <w:p w14:paraId="60B509FD" w14:textId="3CC3B550" w:rsidR="00A028E3" w:rsidRPr="005F71CC" w:rsidRDefault="00E5462C" w:rsidP="00833FFC">
      <w:pPr>
        <w:spacing w:after="0" w:line="120" w:lineRule="auto"/>
        <w:rPr>
          <w:rFonts w:ascii="標楷體-繁" w:eastAsia="標楷體-繁" w:hAnsi="標楷體"/>
          <w:b/>
          <w:bCs/>
          <w:color w:val="000000" w:themeColor="text1"/>
          <w:sz w:val="18"/>
          <w:szCs w:val="18"/>
        </w:rPr>
      </w:pPr>
      <w:r w:rsidRPr="00A00008">
        <w:rPr>
          <w:rFonts w:ascii="標楷體-繁" w:eastAsia="標楷體-繁" w:hAnsi="標楷體"/>
          <w:b/>
          <w:bCs/>
          <w:color w:val="000000" w:themeColor="text1"/>
          <w:sz w:val="18"/>
          <w:szCs w:val="18"/>
        </w:rPr>
        <w:t xml:space="preserve">4.7 </w:t>
      </w:r>
      <w:r w:rsidR="00A028E3" w:rsidRPr="00A00008">
        <w:rPr>
          <w:rFonts w:ascii="標楷體-繁" w:eastAsia="標楷體-繁" w:hAnsi="標楷體"/>
          <w:b/>
          <w:bCs/>
          <w:color w:val="000000" w:themeColor="text1"/>
          <w:sz w:val="18"/>
          <w:szCs w:val="18"/>
        </w:rPr>
        <w:t>Routine / Event 分層結果</w:t>
      </w:r>
    </w:p>
    <w:p w14:paraId="1C4D284C" w14:textId="77777777" w:rsidR="00A028E3" w:rsidRPr="00A00008" w:rsidRDefault="00A028E3" w:rsidP="00833FFC">
      <w:pPr>
        <w:spacing w:after="0" w:line="120" w:lineRule="auto"/>
        <w:jc w:val="center"/>
        <w:rPr>
          <w:rFonts w:ascii="標楷體-繁" w:eastAsia="標楷體-繁" w:hAnsi="標楷體"/>
          <w:color w:val="000000" w:themeColor="text1"/>
          <w:sz w:val="18"/>
          <w:szCs w:val="18"/>
        </w:rPr>
      </w:pPr>
      <w:r w:rsidRPr="00A00008">
        <w:rPr>
          <w:rFonts w:ascii="標楷體-繁" w:eastAsia="標楷體-繁" w:hAnsi="標楷體"/>
          <w:noProof/>
          <w:color w:val="000000" w:themeColor="text1"/>
          <w:sz w:val="18"/>
          <w:szCs w:val="18"/>
        </w:rPr>
        <w:drawing>
          <wp:inline distT="0" distB="0" distL="0" distR="0" wp14:anchorId="4C51A76E" wp14:editId="73E236D0">
            <wp:extent cx="3048111" cy="1916009"/>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_reporting_model_routine_event_mae.png"/>
                    <pic:cNvPicPr/>
                  </pic:nvPicPr>
                  <pic:blipFill>
                    <a:blip r:embed="rId19"/>
                    <a:stretch>
                      <a:fillRect/>
                    </a:stretch>
                  </pic:blipFill>
                  <pic:spPr>
                    <a:xfrm>
                      <a:off x="0" y="0"/>
                      <a:ext cx="3048111" cy="1916009"/>
                    </a:xfrm>
                    <a:prstGeom prst="rect">
                      <a:avLst/>
                    </a:prstGeom>
                  </pic:spPr>
                </pic:pic>
              </a:graphicData>
            </a:graphic>
          </wp:inline>
        </w:drawing>
      </w:r>
    </w:p>
    <w:p w14:paraId="570FA8F9" w14:textId="77777777" w:rsidR="00A028E3" w:rsidRPr="00A00008" w:rsidRDefault="00A028E3" w:rsidP="00833FFC">
      <w:pPr>
        <w:spacing w:afterLines="50" w:after="180" w:line="120" w:lineRule="auto"/>
        <w:jc w:val="center"/>
        <w:rPr>
          <w:rFonts w:ascii="標楷體-繁" w:eastAsia="標楷體-繁" w:hAnsi="標楷體"/>
          <w:i/>
          <w:color w:val="555555"/>
          <w:sz w:val="18"/>
          <w:szCs w:val="18"/>
        </w:rPr>
      </w:pPr>
      <w:r w:rsidRPr="00A00008">
        <w:rPr>
          <w:rFonts w:ascii="標楷體-繁" w:eastAsia="標楷體-繁" w:hAnsi="標楷體"/>
          <w:i/>
          <w:color w:val="555555"/>
          <w:sz w:val="18"/>
          <w:szCs w:val="18"/>
        </w:rPr>
        <w:t>圖 7　報告採用模型在 Overall、Normal-day、High-spend-day 的誤差差異</w:t>
      </w:r>
    </w:p>
    <w:p w14:paraId="0ED24F99" w14:textId="1F5929DF" w:rsidR="00A028E3" w:rsidRPr="00A00008" w:rsidRDefault="00A028E3" w:rsidP="00833FFC">
      <w:pPr>
        <w:spacing w:after="0" w:line="120" w:lineRule="auto"/>
        <w:rPr>
          <w:rFonts w:ascii="標楷體-繁" w:eastAsia="標楷體-繁" w:hAnsi="標楷體"/>
          <w:color w:val="000000" w:themeColor="text1"/>
          <w:sz w:val="18"/>
          <w:szCs w:val="18"/>
        </w:rPr>
      </w:pPr>
      <w:r w:rsidRPr="00A00008">
        <w:rPr>
          <w:rFonts w:ascii="標楷體-繁" w:eastAsia="標楷體-繁" w:hAnsi="標楷體"/>
          <w:color w:val="000000" w:themeColor="text1"/>
          <w:sz w:val="18"/>
          <w:szCs w:val="18"/>
        </w:rPr>
        <w:t>這張圖是結果解讀的核心。Normal-day MAE 明顯低於 High-spend-day MAE，表示模型比較擅長估計日常型消費，而高額日通常是事件型消費，缺少外部事件特徵時很難準確預測。因此本研</w:t>
      </w:r>
      <w:r w:rsidRPr="00A00008">
        <w:rPr>
          <w:rFonts w:ascii="標楷體-繁" w:eastAsia="標楷體-繁" w:hAnsi="標楷體"/>
          <w:color w:val="000000" w:themeColor="text1"/>
          <w:sz w:val="18"/>
          <w:szCs w:val="18"/>
        </w:rPr>
        <w:lastRenderedPageBreak/>
        <w:t>究把任務定位成 routine spending forecasting + event-driven anomaly diagnosis。</w:t>
      </w:r>
    </w:p>
    <w:p w14:paraId="391D33BB" w14:textId="085B90A8" w:rsidR="00E5462C" w:rsidRPr="00A00008" w:rsidDel="00E5462C" w:rsidRDefault="00A028E3" w:rsidP="00833FFC">
      <w:pPr>
        <w:spacing w:after="0" w:line="120" w:lineRule="auto"/>
        <w:rPr>
          <w:del w:id="12" w:author="黃奕瑋" w:date="2026-06-09T15:44:00Z" w16du:dateUtc="2026-06-09T07:44:00Z"/>
          <w:rFonts w:ascii="標楷體-繁" w:eastAsia="標楷體-繁" w:hAnsi="標楷體"/>
          <w:color w:val="000000" w:themeColor="text1"/>
          <w:sz w:val="18"/>
          <w:szCs w:val="18"/>
        </w:rPr>
      </w:pPr>
      <w:del w:id="13" w:author="黃奕瑋" w:date="2026-06-09T15:44:00Z" w16du:dateUtc="2026-06-09T07:44:00Z">
        <w:r w:rsidRPr="00A00008" w:rsidDel="00E5462C">
          <w:rPr>
            <w:rFonts w:ascii="標楷體-繁" w:eastAsia="標楷體-繁" w:hAnsi="標楷體"/>
            <w:color w:val="000000" w:themeColor="text1"/>
            <w:sz w:val="18"/>
            <w:szCs w:val="18"/>
          </w:rPr>
          <w:delText>normal-day MAE 明顯低於 high-spend-day MAE。這代表模型對日常型消費有一定趨勢估計能力，但對高額事件型消費誤差很大。這不是模型完全失敗，而是任務本身需要拆分。高額事件若沒有外部特徵，例如聚餐、醫療、旅遊、代買、薪資日或考試週，短期歷史序列很難提前知道。</w:delText>
        </w:r>
      </w:del>
    </w:p>
    <w:p w14:paraId="76DF6C7D" w14:textId="7942370C" w:rsidR="00A028E3" w:rsidRPr="005F71CC" w:rsidRDefault="00E5462C" w:rsidP="00833FFC">
      <w:pPr>
        <w:spacing w:after="0" w:line="120" w:lineRule="auto"/>
        <w:rPr>
          <w:rFonts w:ascii="標楷體-繁" w:eastAsia="標楷體-繁" w:hAnsi="標楷體"/>
          <w:b/>
          <w:bCs/>
          <w:color w:val="000000" w:themeColor="text1"/>
          <w:sz w:val="18"/>
          <w:szCs w:val="18"/>
        </w:rPr>
      </w:pPr>
      <w:r w:rsidRPr="00A00008">
        <w:rPr>
          <w:rFonts w:ascii="標楷體-繁" w:eastAsia="標楷體-繁" w:hAnsi="標楷體"/>
          <w:b/>
          <w:bCs/>
          <w:color w:val="000000" w:themeColor="text1"/>
          <w:sz w:val="18"/>
          <w:szCs w:val="18"/>
        </w:rPr>
        <w:t xml:space="preserve">4.8 </w:t>
      </w:r>
      <w:r w:rsidR="00A028E3" w:rsidRPr="00A00008">
        <w:rPr>
          <w:rFonts w:ascii="標楷體-繁" w:eastAsia="標楷體-繁" w:hAnsi="標楷體" w:hint="eastAsia"/>
          <w:b/>
          <w:bCs/>
          <w:color w:val="000000" w:themeColor="text1"/>
          <w:sz w:val="18"/>
          <w:szCs w:val="18"/>
        </w:rPr>
        <w:t>異</w:t>
      </w:r>
      <w:r w:rsidR="00A028E3" w:rsidRPr="00A00008">
        <w:rPr>
          <w:rFonts w:ascii="標楷體-繁" w:eastAsia="標楷體-繁" w:hAnsi="標楷體"/>
          <w:b/>
          <w:bCs/>
          <w:color w:val="000000" w:themeColor="text1"/>
          <w:sz w:val="18"/>
          <w:szCs w:val="18"/>
        </w:rPr>
        <w:t>常偵測與 threshold sensitivity</w:t>
      </w:r>
    </w:p>
    <w:p w14:paraId="44AAF40E" w14:textId="1750A072" w:rsidR="00A028E3" w:rsidRPr="00A00008" w:rsidRDefault="00A028E3" w:rsidP="00833FFC">
      <w:pPr>
        <w:spacing w:after="0" w:line="120" w:lineRule="auto"/>
        <w:rPr>
          <w:rFonts w:ascii="標楷體-繁" w:eastAsia="標楷體-繁" w:hAnsi="標楷體"/>
          <w:color w:val="000000" w:themeColor="text1"/>
          <w:sz w:val="18"/>
          <w:szCs w:val="18"/>
        </w:rPr>
      </w:pPr>
      <w:r w:rsidRPr="00A00008">
        <w:rPr>
          <w:rFonts w:ascii="標楷體-繁" w:eastAsia="標楷體-繁" w:hAnsi="標楷體"/>
          <w:color w:val="000000" w:themeColor="text1"/>
          <w:sz w:val="18"/>
          <w:szCs w:val="18"/>
        </w:rPr>
        <w:t>p95 門檻下，Autoencoder 並不會抓到所有高額日。user 2 的 spike recall 較高，user 0 與 user 1 較低。這個結果需要正確解讀：高額日不一定等於異常，異常也不一定高額。Autoencoder 看的是序列型態，而不是只找最高金額。</w:t>
      </w:r>
    </w:p>
    <w:p w14:paraId="6D618C0F" w14:textId="77777777" w:rsidR="00A028E3" w:rsidRPr="00A00008" w:rsidRDefault="00A028E3" w:rsidP="00833FFC">
      <w:pPr>
        <w:spacing w:after="0" w:line="120" w:lineRule="auto"/>
        <w:jc w:val="center"/>
        <w:rPr>
          <w:rFonts w:ascii="標楷體-繁" w:eastAsia="標楷體-繁" w:hAnsi="標楷體"/>
          <w:color w:val="000000" w:themeColor="text1"/>
          <w:sz w:val="18"/>
          <w:szCs w:val="18"/>
        </w:rPr>
      </w:pPr>
      <w:r w:rsidRPr="00A00008">
        <w:rPr>
          <w:rFonts w:ascii="標楷體-繁" w:eastAsia="標楷體-繁" w:hAnsi="標楷體"/>
          <w:noProof/>
          <w:color w:val="000000" w:themeColor="text1"/>
          <w:sz w:val="18"/>
          <w:szCs w:val="18"/>
        </w:rPr>
        <w:drawing>
          <wp:inline distT="0" distB="0" distL="0" distR="0" wp14:anchorId="1CA1EC9B" wp14:editId="709C8442">
            <wp:extent cx="3047759" cy="1697756"/>
            <wp:effectExtent l="0" t="0" r="63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_anomaly_threshold_sensitivity.png"/>
                    <pic:cNvPicPr/>
                  </pic:nvPicPr>
                  <pic:blipFill>
                    <a:blip r:embed="rId20"/>
                    <a:stretch>
                      <a:fillRect/>
                    </a:stretch>
                  </pic:blipFill>
                  <pic:spPr>
                    <a:xfrm>
                      <a:off x="0" y="0"/>
                      <a:ext cx="3047759" cy="1697756"/>
                    </a:xfrm>
                    <a:prstGeom prst="rect">
                      <a:avLst/>
                    </a:prstGeom>
                  </pic:spPr>
                </pic:pic>
              </a:graphicData>
            </a:graphic>
          </wp:inline>
        </w:drawing>
      </w:r>
    </w:p>
    <w:p w14:paraId="52470685" w14:textId="77777777" w:rsidR="00A028E3" w:rsidRPr="00A00008" w:rsidRDefault="00A028E3" w:rsidP="00833FFC">
      <w:pPr>
        <w:spacing w:afterLines="50" w:after="180" w:line="120" w:lineRule="auto"/>
        <w:jc w:val="center"/>
        <w:rPr>
          <w:rFonts w:ascii="標楷體-繁" w:eastAsia="標楷體-繁" w:hAnsi="標楷體"/>
          <w:i/>
          <w:color w:val="555555"/>
          <w:sz w:val="18"/>
          <w:szCs w:val="18"/>
        </w:rPr>
      </w:pPr>
      <w:r w:rsidRPr="00A00008">
        <w:rPr>
          <w:rFonts w:ascii="標楷體-繁" w:eastAsia="標楷體-繁" w:hAnsi="標楷體"/>
          <w:i/>
          <w:color w:val="555555"/>
          <w:sz w:val="18"/>
          <w:szCs w:val="18"/>
        </w:rPr>
        <w:t>圖 8　Autoencoder threshold sensitivity：p90、p95、p97 對 recall 與 precision 的影響</w:t>
      </w:r>
    </w:p>
    <w:p w14:paraId="4FBAF598" w14:textId="77777777" w:rsidR="00E5462C" w:rsidRPr="00A00008" w:rsidRDefault="00A028E3" w:rsidP="00833FFC">
      <w:pPr>
        <w:spacing w:after="0" w:line="120" w:lineRule="auto"/>
        <w:rPr>
          <w:rFonts w:ascii="標楷體-繁" w:eastAsia="標楷體-繁" w:hAnsi="標楷體"/>
          <w:color w:val="000000" w:themeColor="text1"/>
          <w:sz w:val="18"/>
          <w:szCs w:val="18"/>
        </w:rPr>
      </w:pPr>
      <w:r w:rsidRPr="00A00008">
        <w:rPr>
          <w:rFonts w:ascii="標楷體-繁" w:eastAsia="標楷體-繁" w:hAnsi="標楷體"/>
          <w:color w:val="000000" w:themeColor="text1"/>
          <w:sz w:val="18"/>
          <w:szCs w:val="18"/>
        </w:rPr>
        <w:t>這張圖說明異常偵測不是一個固定答案，而是一個管理決策取捨。p90 較敏感，能抓更多高額日但也會多標一些非高額異常；p97 較保守，標記數少但可能漏掉更多事件；p95 是本研究採用的折衷點。</w:t>
      </w:r>
    </w:p>
    <w:p w14:paraId="6A064E92" w14:textId="64B27C25" w:rsidR="00A028E3" w:rsidRPr="00A00008" w:rsidRDefault="00E5462C" w:rsidP="00833FFC">
      <w:pPr>
        <w:spacing w:after="0" w:line="120" w:lineRule="auto"/>
        <w:rPr>
          <w:rFonts w:ascii="標楷體-繁" w:eastAsia="標楷體-繁" w:hAnsi="標楷體"/>
          <w:b/>
          <w:bCs/>
          <w:color w:val="000000" w:themeColor="text1"/>
          <w:sz w:val="18"/>
          <w:szCs w:val="18"/>
        </w:rPr>
      </w:pPr>
      <w:r w:rsidRPr="00A00008">
        <w:rPr>
          <w:rFonts w:ascii="標楷體-繁" w:eastAsia="標楷體-繁" w:hAnsi="標楷體"/>
          <w:b/>
          <w:bCs/>
          <w:color w:val="000000" w:themeColor="text1"/>
          <w:sz w:val="18"/>
          <w:szCs w:val="18"/>
        </w:rPr>
        <w:t xml:space="preserve">4.9 </w:t>
      </w:r>
      <w:r w:rsidR="00A028E3" w:rsidRPr="00A00008">
        <w:rPr>
          <w:rFonts w:ascii="標楷體-繁" w:eastAsia="標楷體-繁" w:hAnsi="標楷體" w:hint="eastAsia"/>
          <w:b/>
          <w:bCs/>
          <w:color w:val="000000" w:themeColor="text1"/>
          <w:sz w:val="18"/>
          <w:szCs w:val="18"/>
        </w:rPr>
        <w:t>為</w:t>
      </w:r>
      <w:r w:rsidR="00A028E3" w:rsidRPr="00A00008">
        <w:rPr>
          <w:rFonts w:ascii="標楷體-繁" w:eastAsia="標楷體-繁" w:hAnsi="標楷體"/>
          <w:b/>
          <w:bCs/>
          <w:color w:val="000000" w:themeColor="text1"/>
          <w:sz w:val="18"/>
          <w:szCs w:val="18"/>
        </w:rPr>
        <w:t>什麼還需要合成資料驗證</w:t>
      </w:r>
    </w:p>
    <w:p w14:paraId="0F012530" w14:textId="77777777" w:rsidR="00A028E3" w:rsidRPr="00A00008" w:rsidRDefault="00A028E3" w:rsidP="00833FFC">
      <w:pPr>
        <w:spacing w:after="0" w:line="120" w:lineRule="auto"/>
        <w:rPr>
          <w:rFonts w:ascii="標楷體-繁" w:eastAsia="標楷體-繁" w:hAnsi="標楷體"/>
          <w:color w:val="000000" w:themeColor="text1"/>
          <w:sz w:val="18"/>
          <w:szCs w:val="18"/>
        </w:rPr>
      </w:pPr>
      <w:r w:rsidRPr="00A00008">
        <w:rPr>
          <w:rFonts w:ascii="標楷體-繁" w:eastAsia="標楷體-繁" w:hAnsi="標楷體"/>
          <w:color w:val="000000" w:themeColor="text1"/>
          <w:sz w:val="18"/>
          <w:szCs w:val="18"/>
        </w:rPr>
        <w:t>真實發票資料最大的限制是沒有異常 ground truth。模型標記某天異常，並不代表那天一定是錯誤或情緒消費；它可能只是使用者真的聚餐、看醫生或買東西。因此只用真實資料很難客觀計算異常偵測是否『抓對』。</w:t>
      </w:r>
    </w:p>
    <w:p w14:paraId="35C3FE5E" w14:textId="1F55D0ED" w:rsidR="00A028E3" w:rsidRPr="00A00008" w:rsidRDefault="00A028E3" w:rsidP="00833FFC">
      <w:pPr>
        <w:spacing w:after="0" w:line="120" w:lineRule="auto"/>
        <w:rPr>
          <w:rFonts w:ascii="標楷體-繁" w:eastAsia="標楷體-繁" w:hAnsi="標楷體"/>
          <w:color w:val="000000" w:themeColor="text1"/>
          <w:sz w:val="18"/>
          <w:szCs w:val="18"/>
        </w:rPr>
      </w:pPr>
      <w:r w:rsidRPr="00A00008">
        <w:rPr>
          <w:rFonts w:ascii="標楷體-繁" w:eastAsia="標楷體-繁" w:hAnsi="標楷體"/>
          <w:color w:val="000000" w:themeColor="text1"/>
          <w:sz w:val="18"/>
          <w:szCs w:val="18"/>
        </w:rPr>
        <w:t xml:space="preserve">合成資料的目的不是取代真實資料，而是做 controlled experiment / sanity check。研究者人工生成三種不同 profile 的使用者，並刻意注入 </w:t>
      </w:r>
      <w:proofErr w:type="spellStart"/>
      <w:r w:rsidRPr="00A00008">
        <w:rPr>
          <w:rFonts w:ascii="標楷體-繁" w:eastAsia="標楷體-繁" w:hAnsi="標楷體"/>
          <w:color w:val="000000" w:themeColor="text1"/>
          <w:sz w:val="18"/>
          <w:szCs w:val="18"/>
        </w:rPr>
        <w:t>known_anomaly</w:t>
      </w:r>
      <w:proofErr w:type="spellEnd"/>
      <w:r w:rsidRPr="00A00008">
        <w:rPr>
          <w:rFonts w:ascii="標楷體-繁" w:eastAsia="標楷體-繁" w:hAnsi="標楷體"/>
          <w:color w:val="000000" w:themeColor="text1"/>
          <w:sz w:val="18"/>
          <w:szCs w:val="18"/>
        </w:rPr>
        <w:t xml:space="preserve"> spike。因為異常日期是已知的，所以可以客觀評估 LSTM Autoencoder 是否能抓到被注入的異常。</w:t>
      </w:r>
    </w:p>
    <w:p w14:paraId="3B0239F6" w14:textId="77777777" w:rsidR="00A028E3" w:rsidRPr="00A00008" w:rsidRDefault="00A028E3" w:rsidP="00833FFC">
      <w:pPr>
        <w:spacing w:after="0" w:line="120" w:lineRule="auto"/>
        <w:jc w:val="center"/>
        <w:rPr>
          <w:rFonts w:ascii="標楷體-繁" w:eastAsia="標楷體-繁" w:hAnsi="標楷體"/>
          <w:color w:val="000000" w:themeColor="text1"/>
          <w:sz w:val="18"/>
          <w:szCs w:val="18"/>
        </w:rPr>
      </w:pPr>
      <w:r w:rsidRPr="00A00008">
        <w:rPr>
          <w:rFonts w:ascii="標楷體-繁" w:eastAsia="標楷體-繁" w:hAnsi="標楷體"/>
          <w:noProof/>
          <w:color w:val="000000" w:themeColor="text1"/>
          <w:sz w:val="18"/>
          <w:szCs w:val="18"/>
        </w:rPr>
        <w:drawing>
          <wp:inline distT="0" distB="0" distL="0" distR="0" wp14:anchorId="66F2539F" wp14:editId="34945B5D">
            <wp:extent cx="3047622" cy="1676274"/>
            <wp:effectExtent l="0" t="0" r="63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_synthetic_validation_summary.png"/>
                    <pic:cNvPicPr/>
                  </pic:nvPicPr>
                  <pic:blipFill>
                    <a:blip r:embed="rId21"/>
                    <a:stretch>
                      <a:fillRect/>
                    </a:stretch>
                  </pic:blipFill>
                  <pic:spPr>
                    <a:xfrm>
                      <a:off x="0" y="0"/>
                      <a:ext cx="3047622" cy="1676274"/>
                    </a:xfrm>
                    <a:prstGeom prst="rect">
                      <a:avLst/>
                    </a:prstGeom>
                  </pic:spPr>
                </pic:pic>
              </a:graphicData>
            </a:graphic>
          </wp:inline>
        </w:drawing>
      </w:r>
    </w:p>
    <w:p w14:paraId="5F7655BA" w14:textId="77777777" w:rsidR="00A028E3" w:rsidRPr="00A00008" w:rsidRDefault="00A028E3" w:rsidP="00833FFC">
      <w:pPr>
        <w:spacing w:afterLines="50" w:after="180" w:line="120" w:lineRule="auto"/>
        <w:jc w:val="center"/>
        <w:rPr>
          <w:rFonts w:ascii="標楷體-繁" w:eastAsia="標楷體-繁" w:hAnsi="標楷體"/>
          <w:i/>
          <w:color w:val="555555"/>
          <w:sz w:val="18"/>
          <w:szCs w:val="18"/>
        </w:rPr>
      </w:pPr>
      <w:r w:rsidRPr="00A00008">
        <w:rPr>
          <w:rFonts w:ascii="標楷體-繁" w:eastAsia="標楷體-繁" w:hAnsi="標楷體"/>
          <w:i/>
          <w:color w:val="555555"/>
          <w:sz w:val="18"/>
          <w:szCs w:val="18"/>
        </w:rPr>
        <w:t>圖 9　合成資料驗證：已知異常日的預測誤差與 Autoencoder 偵測 precision/recall</w:t>
      </w:r>
    </w:p>
    <w:p w14:paraId="59C3A5B9" w14:textId="77777777" w:rsidR="00A028E3" w:rsidRPr="00A00008" w:rsidRDefault="00A028E3" w:rsidP="00833FFC">
      <w:pPr>
        <w:spacing w:after="0" w:line="120" w:lineRule="auto"/>
        <w:rPr>
          <w:rFonts w:ascii="標楷體-繁" w:eastAsia="標楷體-繁" w:hAnsi="標楷體"/>
          <w:color w:val="000000" w:themeColor="text1"/>
          <w:sz w:val="18"/>
          <w:szCs w:val="18"/>
        </w:rPr>
      </w:pPr>
      <w:r w:rsidRPr="00A00008">
        <w:rPr>
          <w:rFonts w:ascii="標楷體-繁" w:eastAsia="標楷體-繁" w:hAnsi="標楷體"/>
          <w:color w:val="000000" w:themeColor="text1"/>
          <w:sz w:val="18"/>
          <w:szCs w:val="18"/>
        </w:rPr>
        <w:t>合成資料的角色是補足真實資料沒有異常標籤的限制。它不是拿來美化正式結果，而是檢查方法在受控情境下是否能抓到被注入的 spike。結果顯示 Autoencoder 對已知異常有高 recall，但 precision 仍會因 user profile 而變化，符合真實應用中「提醒回查」而非「絕對判定」的定位。</w:t>
      </w:r>
    </w:p>
    <w:p w14:paraId="6D867B15" w14:textId="45769208" w:rsidR="00A028E3" w:rsidRPr="00A00008" w:rsidRDefault="00E5462C" w:rsidP="00833FFC">
      <w:pPr>
        <w:spacing w:after="0" w:line="120" w:lineRule="auto"/>
        <w:rPr>
          <w:rFonts w:ascii="標楷體-繁" w:eastAsia="標楷體-繁" w:hAnsi="標楷體"/>
          <w:b/>
          <w:bCs/>
          <w:color w:val="000000" w:themeColor="text1"/>
          <w:sz w:val="18"/>
          <w:szCs w:val="18"/>
        </w:rPr>
      </w:pPr>
      <w:r w:rsidRPr="00A00008">
        <w:rPr>
          <w:rFonts w:ascii="標楷體-繁" w:eastAsia="標楷體-繁" w:hAnsi="標楷體"/>
          <w:b/>
          <w:bCs/>
          <w:color w:val="000000" w:themeColor="text1"/>
          <w:sz w:val="18"/>
          <w:szCs w:val="18"/>
        </w:rPr>
        <w:t>4.10</w:t>
      </w:r>
      <w:r w:rsidR="00A028E3" w:rsidRPr="00A00008">
        <w:rPr>
          <w:rFonts w:ascii="標楷體-繁" w:eastAsia="標楷體-繁" w:hAnsi="標楷體"/>
          <w:b/>
          <w:bCs/>
          <w:color w:val="000000" w:themeColor="text1"/>
          <w:sz w:val="18"/>
          <w:szCs w:val="18"/>
        </w:rPr>
        <w:t>主要發現與研究貢獻</w:t>
      </w:r>
    </w:p>
    <w:p w14:paraId="5B2CC3D2" w14:textId="77777777" w:rsidR="00A028E3" w:rsidRPr="00A00008" w:rsidRDefault="00A028E3" w:rsidP="00833FFC">
      <w:pPr>
        <w:pStyle w:val="a"/>
        <w:spacing w:after="0" w:line="120" w:lineRule="auto"/>
        <w:rPr>
          <w:rFonts w:ascii="標楷體-繁" w:eastAsia="標楷體-繁" w:hAnsi="標楷體"/>
          <w:color w:val="000000" w:themeColor="text1"/>
          <w:sz w:val="18"/>
          <w:szCs w:val="18"/>
          <w:lang w:eastAsia="zh-TW"/>
        </w:rPr>
      </w:pPr>
      <w:r w:rsidRPr="00A00008">
        <w:rPr>
          <w:rFonts w:ascii="標楷體-繁" w:eastAsia="標楷體-繁" w:hAnsi="標楷體"/>
          <w:color w:val="000000" w:themeColor="text1"/>
          <w:sz w:val="18"/>
          <w:szCs w:val="18"/>
          <w:lang w:eastAsia="zh-TW"/>
        </w:rPr>
        <w:t>發現 1：真實電子發票資料可以轉換成個人化每日消費時序，但不同使用者的資料密度差異很大，因此必須分 user 建模。</w:t>
      </w:r>
    </w:p>
    <w:p w14:paraId="5F613E68" w14:textId="77777777" w:rsidR="00A028E3" w:rsidRPr="00A00008" w:rsidRDefault="00A028E3" w:rsidP="00833FFC">
      <w:pPr>
        <w:pStyle w:val="a"/>
        <w:spacing w:after="0" w:line="120" w:lineRule="auto"/>
        <w:rPr>
          <w:rFonts w:ascii="標楷體-繁" w:eastAsia="標楷體-繁" w:hAnsi="標楷體"/>
          <w:color w:val="000000" w:themeColor="text1"/>
          <w:sz w:val="18"/>
          <w:szCs w:val="18"/>
        </w:rPr>
      </w:pPr>
      <w:proofErr w:type="spellStart"/>
      <w:r w:rsidRPr="00A00008">
        <w:rPr>
          <w:rFonts w:ascii="標楷體-繁" w:eastAsia="標楷體-繁" w:hAnsi="標楷體"/>
          <w:color w:val="000000" w:themeColor="text1"/>
          <w:sz w:val="18"/>
          <w:szCs w:val="18"/>
        </w:rPr>
        <w:t>發現</w:t>
      </w:r>
      <w:proofErr w:type="spellEnd"/>
      <w:r w:rsidRPr="00A00008">
        <w:rPr>
          <w:rFonts w:ascii="標楷體-繁" w:eastAsia="標楷體-繁" w:hAnsi="標楷體"/>
          <w:color w:val="000000" w:themeColor="text1"/>
          <w:sz w:val="18"/>
          <w:szCs w:val="18"/>
        </w:rPr>
        <w:t xml:space="preserve"> 2：深度模型不一定全面優於 </w:t>
      </w:r>
      <w:proofErr w:type="spellStart"/>
      <w:r w:rsidRPr="00A00008">
        <w:rPr>
          <w:rFonts w:ascii="標楷體-繁" w:eastAsia="標楷體-繁" w:hAnsi="標楷體"/>
          <w:color w:val="000000" w:themeColor="text1"/>
          <w:sz w:val="18"/>
          <w:szCs w:val="18"/>
        </w:rPr>
        <w:t>baseline。LSTM</w:t>
      </w:r>
      <w:proofErr w:type="spellEnd"/>
      <w:r w:rsidRPr="00A00008">
        <w:rPr>
          <w:rFonts w:ascii="標楷體-繁" w:eastAsia="標楷體-繁" w:hAnsi="標楷體"/>
          <w:color w:val="000000" w:themeColor="text1"/>
          <w:sz w:val="18"/>
          <w:szCs w:val="18"/>
        </w:rPr>
        <w:t xml:space="preserve"> </w:t>
      </w:r>
      <w:proofErr w:type="spellStart"/>
      <w:r w:rsidRPr="00A00008">
        <w:rPr>
          <w:rFonts w:ascii="標楷體-繁" w:eastAsia="標楷體-繁" w:hAnsi="標楷體"/>
          <w:color w:val="000000" w:themeColor="text1"/>
          <w:sz w:val="18"/>
          <w:szCs w:val="18"/>
        </w:rPr>
        <w:t>在部分</w:t>
      </w:r>
      <w:proofErr w:type="spellEnd"/>
      <w:r w:rsidRPr="00A00008">
        <w:rPr>
          <w:rFonts w:ascii="標楷體-繁" w:eastAsia="標楷體-繁" w:hAnsi="標楷體"/>
          <w:color w:val="000000" w:themeColor="text1"/>
          <w:sz w:val="18"/>
          <w:szCs w:val="18"/>
        </w:rPr>
        <w:t xml:space="preserve"> user </w:t>
      </w:r>
      <w:proofErr w:type="spellStart"/>
      <w:r w:rsidRPr="00A00008">
        <w:rPr>
          <w:rFonts w:ascii="標楷體-繁" w:eastAsia="標楷體-繁" w:hAnsi="標楷體"/>
          <w:color w:val="000000" w:themeColor="text1"/>
          <w:sz w:val="18"/>
          <w:szCs w:val="18"/>
        </w:rPr>
        <w:t>有幫助，但</w:t>
      </w:r>
      <w:proofErr w:type="spellEnd"/>
      <w:r w:rsidRPr="00A00008">
        <w:rPr>
          <w:rFonts w:ascii="標楷體-繁" w:eastAsia="標楷體-繁" w:hAnsi="標楷體"/>
          <w:color w:val="000000" w:themeColor="text1"/>
          <w:sz w:val="18"/>
          <w:szCs w:val="18"/>
        </w:rPr>
        <w:t xml:space="preserve"> MLP </w:t>
      </w:r>
      <w:proofErr w:type="spellStart"/>
      <w:r w:rsidRPr="00A00008">
        <w:rPr>
          <w:rFonts w:ascii="標楷體-繁" w:eastAsia="標楷體-繁" w:hAnsi="標楷體"/>
          <w:color w:val="000000" w:themeColor="text1"/>
          <w:sz w:val="18"/>
          <w:szCs w:val="18"/>
        </w:rPr>
        <w:t>或傳統</w:t>
      </w:r>
      <w:proofErr w:type="spellEnd"/>
      <w:r w:rsidRPr="00A00008">
        <w:rPr>
          <w:rFonts w:ascii="標楷體-繁" w:eastAsia="標楷體-繁" w:hAnsi="標楷體"/>
          <w:color w:val="000000" w:themeColor="text1"/>
          <w:sz w:val="18"/>
          <w:szCs w:val="18"/>
        </w:rPr>
        <w:t xml:space="preserve"> baseline </w:t>
      </w:r>
      <w:proofErr w:type="spellStart"/>
      <w:r w:rsidRPr="00A00008">
        <w:rPr>
          <w:rFonts w:ascii="標楷體-繁" w:eastAsia="標楷體-繁" w:hAnsi="標楷體"/>
          <w:color w:val="000000" w:themeColor="text1"/>
          <w:sz w:val="18"/>
          <w:szCs w:val="18"/>
        </w:rPr>
        <w:t>在資料稀疏或序列規律弱時可能更穩</w:t>
      </w:r>
      <w:proofErr w:type="spellEnd"/>
      <w:r w:rsidRPr="00A00008">
        <w:rPr>
          <w:rFonts w:ascii="標楷體-繁" w:eastAsia="標楷體-繁" w:hAnsi="標楷體"/>
          <w:color w:val="000000" w:themeColor="text1"/>
          <w:sz w:val="18"/>
          <w:szCs w:val="18"/>
        </w:rPr>
        <w:t>。</w:t>
      </w:r>
    </w:p>
    <w:p w14:paraId="30A403EF" w14:textId="77777777" w:rsidR="00A028E3" w:rsidRPr="00A00008" w:rsidRDefault="00A028E3" w:rsidP="00833FFC">
      <w:pPr>
        <w:pStyle w:val="a"/>
        <w:spacing w:after="0" w:line="120" w:lineRule="auto"/>
        <w:rPr>
          <w:rFonts w:ascii="標楷體-繁" w:eastAsia="標楷體-繁" w:hAnsi="標楷體"/>
          <w:color w:val="000000" w:themeColor="text1"/>
          <w:sz w:val="18"/>
          <w:szCs w:val="18"/>
        </w:rPr>
      </w:pPr>
      <w:proofErr w:type="spellStart"/>
      <w:r w:rsidRPr="00A00008">
        <w:rPr>
          <w:rFonts w:ascii="標楷體-繁" w:eastAsia="標楷體-繁" w:hAnsi="標楷體"/>
          <w:color w:val="000000" w:themeColor="text1"/>
          <w:sz w:val="18"/>
          <w:szCs w:val="18"/>
        </w:rPr>
        <w:t>發現</w:t>
      </w:r>
      <w:proofErr w:type="spellEnd"/>
      <w:r w:rsidRPr="00A00008">
        <w:rPr>
          <w:rFonts w:ascii="標楷體-繁" w:eastAsia="標楷體-繁" w:hAnsi="標楷體"/>
          <w:color w:val="000000" w:themeColor="text1"/>
          <w:sz w:val="18"/>
          <w:szCs w:val="18"/>
        </w:rPr>
        <w:t xml:space="preserve"> 3：normal-day MAE </w:t>
      </w:r>
      <w:proofErr w:type="spellStart"/>
      <w:r w:rsidRPr="00A00008">
        <w:rPr>
          <w:rFonts w:ascii="標楷體-繁" w:eastAsia="標楷體-繁" w:hAnsi="標楷體"/>
          <w:color w:val="000000" w:themeColor="text1"/>
          <w:sz w:val="18"/>
          <w:szCs w:val="18"/>
        </w:rPr>
        <w:t>遠低於</w:t>
      </w:r>
      <w:proofErr w:type="spellEnd"/>
      <w:r w:rsidRPr="00A00008">
        <w:rPr>
          <w:rFonts w:ascii="標楷體-繁" w:eastAsia="標楷體-繁" w:hAnsi="標楷體"/>
          <w:color w:val="000000" w:themeColor="text1"/>
          <w:sz w:val="18"/>
          <w:szCs w:val="18"/>
        </w:rPr>
        <w:t xml:space="preserve"> high-spend-day </w:t>
      </w:r>
      <w:proofErr w:type="spellStart"/>
      <w:r w:rsidRPr="00A00008">
        <w:rPr>
          <w:rFonts w:ascii="標楷體-繁" w:eastAsia="標楷體-繁" w:hAnsi="標楷體"/>
          <w:color w:val="000000" w:themeColor="text1"/>
          <w:sz w:val="18"/>
          <w:szCs w:val="18"/>
        </w:rPr>
        <w:t>MAE，證明日常型消費與事件型高額消費不應被視為同一種預測任務</w:t>
      </w:r>
      <w:proofErr w:type="spellEnd"/>
      <w:r w:rsidRPr="00A00008">
        <w:rPr>
          <w:rFonts w:ascii="標楷體-繁" w:eastAsia="標楷體-繁" w:hAnsi="標楷體"/>
          <w:color w:val="000000" w:themeColor="text1"/>
          <w:sz w:val="18"/>
          <w:szCs w:val="18"/>
        </w:rPr>
        <w:t>。</w:t>
      </w:r>
    </w:p>
    <w:p w14:paraId="1F37ADBC" w14:textId="77777777" w:rsidR="00A028E3" w:rsidRPr="00A00008" w:rsidRDefault="00A028E3" w:rsidP="00833FFC">
      <w:pPr>
        <w:pStyle w:val="a"/>
        <w:spacing w:after="0" w:line="120" w:lineRule="auto"/>
        <w:rPr>
          <w:rFonts w:ascii="標楷體-繁" w:eastAsia="標楷體-繁" w:hAnsi="標楷體"/>
          <w:color w:val="000000" w:themeColor="text1"/>
          <w:sz w:val="18"/>
          <w:szCs w:val="18"/>
        </w:rPr>
      </w:pPr>
      <w:proofErr w:type="spellStart"/>
      <w:r w:rsidRPr="00A00008">
        <w:rPr>
          <w:rFonts w:ascii="標楷體-繁" w:eastAsia="標楷體-繁" w:hAnsi="標楷體"/>
          <w:color w:val="000000" w:themeColor="text1"/>
          <w:sz w:val="18"/>
          <w:szCs w:val="18"/>
        </w:rPr>
        <w:t>發現</w:t>
      </w:r>
      <w:proofErr w:type="spellEnd"/>
      <w:r w:rsidRPr="00A00008">
        <w:rPr>
          <w:rFonts w:ascii="標楷體-繁" w:eastAsia="標楷體-繁" w:hAnsi="標楷體"/>
          <w:color w:val="000000" w:themeColor="text1"/>
          <w:sz w:val="18"/>
          <w:szCs w:val="18"/>
        </w:rPr>
        <w:t xml:space="preserve"> 4：LSTM Autoencoder </w:t>
      </w:r>
      <w:proofErr w:type="spellStart"/>
      <w:r w:rsidRPr="00A00008">
        <w:rPr>
          <w:rFonts w:ascii="標楷體-繁" w:eastAsia="標楷體-繁" w:hAnsi="標楷體"/>
          <w:color w:val="000000" w:themeColor="text1"/>
          <w:sz w:val="18"/>
          <w:szCs w:val="18"/>
        </w:rPr>
        <w:t>能提供個人化異常分數，但</w:t>
      </w:r>
      <w:proofErr w:type="spellEnd"/>
      <w:r w:rsidRPr="00A00008">
        <w:rPr>
          <w:rFonts w:ascii="標楷體-繁" w:eastAsia="標楷體-繁" w:hAnsi="標楷體"/>
          <w:color w:val="000000" w:themeColor="text1"/>
          <w:sz w:val="18"/>
          <w:szCs w:val="18"/>
        </w:rPr>
        <w:t xml:space="preserve"> spike recall / precision </w:t>
      </w:r>
      <w:proofErr w:type="spellStart"/>
      <w:r w:rsidRPr="00A00008">
        <w:rPr>
          <w:rFonts w:ascii="標楷體-繁" w:eastAsia="標楷體-繁" w:hAnsi="標楷體"/>
          <w:color w:val="000000" w:themeColor="text1"/>
          <w:sz w:val="18"/>
          <w:szCs w:val="18"/>
        </w:rPr>
        <w:t>會受到</w:t>
      </w:r>
      <w:proofErr w:type="spellEnd"/>
      <w:r w:rsidRPr="00A00008">
        <w:rPr>
          <w:rFonts w:ascii="標楷體-繁" w:eastAsia="標楷體-繁" w:hAnsi="標楷體"/>
          <w:color w:val="000000" w:themeColor="text1"/>
          <w:sz w:val="18"/>
          <w:szCs w:val="18"/>
        </w:rPr>
        <w:t xml:space="preserve"> threshold </w:t>
      </w:r>
      <w:proofErr w:type="spellStart"/>
      <w:r w:rsidRPr="00A00008">
        <w:rPr>
          <w:rFonts w:ascii="標楷體-繁" w:eastAsia="標楷體-繁" w:hAnsi="標楷體"/>
          <w:color w:val="000000" w:themeColor="text1"/>
          <w:sz w:val="18"/>
          <w:szCs w:val="18"/>
        </w:rPr>
        <w:t>影響，因此需要</w:t>
      </w:r>
      <w:proofErr w:type="spellEnd"/>
      <w:r w:rsidRPr="00A00008">
        <w:rPr>
          <w:rFonts w:ascii="標楷體-繁" w:eastAsia="標楷體-繁" w:hAnsi="標楷體"/>
          <w:color w:val="000000" w:themeColor="text1"/>
          <w:sz w:val="18"/>
          <w:szCs w:val="18"/>
        </w:rPr>
        <w:t xml:space="preserve"> sensitivity analysis。</w:t>
      </w:r>
    </w:p>
    <w:p w14:paraId="3610CAD5" w14:textId="77777777" w:rsidR="00A028E3" w:rsidRPr="00A00008" w:rsidRDefault="00A028E3" w:rsidP="00833FFC">
      <w:pPr>
        <w:pStyle w:val="a"/>
        <w:spacing w:after="0" w:line="120" w:lineRule="auto"/>
        <w:rPr>
          <w:rFonts w:ascii="標楷體-繁" w:eastAsia="標楷體-繁" w:hAnsi="標楷體"/>
          <w:color w:val="000000" w:themeColor="text1"/>
          <w:sz w:val="18"/>
          <w:szCs w:val="18"/>
        </w:rPr>
      </w:pPr>
      <w:proofErr w:type="spellStart"/>
      <w:r w:rsidRPr="00A00008">
        <w:rPr>
          <w:rFonts w:ascii="標楷體-繁" w:eastAsia="標楷體-繁" w:hAnsi="標楷體"/>
          <w:color w:val="000000" w:themeColor="text1"/>
          <w:sz w:val="18"/>
          <w:szCs w:val="18"/>
        </w:rPr>
        <w:t>發現</w:t>
      </w:r>
      <w:proofErr w:type="spellEnd"/>
      <w:r w:rsidRPr="00A00008">
        <w:rPr>
          <w:rFonts w:ascii="標楷體-繁" w:eastAsia="標楷體-繁" w:hAnsi="標楷體"/>
          <w:color w:val="000000" w:themeColor="text1"/>
          <w:sz w:val="18"/>
          <w:szCs w:val="18"/>
        </w:rPr>
        <w:t xml:space="preserve"> 5：只看 MAE </w:t>
      </w:r>
      <w:proofErr w:type="spellStart"/>
      <w:r w:rsidRPr="00A00008">
        <w:rPr>
          <w:rFonts w:ascii="標楷體-繁" w:eastAsia="標楷體-繁" w:hAnsi="標楷體"/>
          <w:color w:val="000000" w:themeColor="text1"/>
          <w:sz w:val="18"/>
          <w:szCs w:val="18"/>
        </w:rPr>
        <w:t>不夠，必須檢查</w:t>
      </w:r>
      <w:proofErr w:type="spellEnd"/>
      <w:r w:rsidRPr="00A00008">
        <w:rPr>
          <w:rFonts w:ascii="標楷體-繁" w:eastAsia="標楷體-繁" w:hAnsi="標楷體"/>
          <w:color w:val="000000" w:themeColor="text1"/>
          <w:sz w:val="18"/>
          <w:szCs w:val="18"/>
        </w:rPr>
        <w:t xml:space="preserve"> </w:t>
      </w:r>
      <w:proofErr w:type="spellStart"/>
      <w:r w:rsidRPr="00A00008">
        <w:rPr>
          <w:rFonts w:ascii="標楷體-繁" w:eastAsia="標楷體-繁" w:hAnsi="標楷體"/>
          <w:color w:val="000000" w:themeColor="text1"/>
          <w:sz w:val="18"/>
          <w:szCs w:val="18"/>
        </w:rPr>
        <w:t>prediction_std</w:t>
      </w:r>
      <w:proofErr w:type="spellEnd"/>
      <w:r w:rsidRPr="00A00008">
        <w:rPr>
          <w:rFonts w:ascii="標楷體-繁" w:eastAsia="標楷體-繁" w:hAnsi="標楷體"/>
          <w:color w:val="000000" w:themeColor="text1"/>
          <w:sz w:val="18"/>
          <w:szCs w:val="18"/>
        </w:rPr>
        <w:t xml:space="preserve"> / </w:t>
      </w:r>
      <w:proofErr w:type="spellStart"/>
      <w:r w:rsidRPr="00A00008">
        <w:rPr>
          <w:rFonts w:ascii="標楷體-繁" w:eastAsia="標楷體-繁" w:hAnsi="標楷體"/>
          <w:color w:val="000000" w:themeColor="text1"/>
          <w:sz w:val="18"/>
          <w:szCs w:val="18"/>
        </w:rPr>
        <w:t>actual_std，避免把水平線型的退化模型誤判為最佳模型</w:t>
      </w:r>
      <w:proofErr w:type="spellEnd"/>
      <w:r w:rsidRPr="00A00008">
        <w:rPr>
          <w:rFonts w:ascii="標楷體-繁" w:eastAsia="標楷體-繁" w:hAnsi="標楷體"/>
          <w:color w:val="000000" w:themeColor="text1"/>
          <w:sz w:val="18"/>
          <w:szCs w:val="18"/>
        </w:rPr>
        <w:t>。</w:t>
      </w:r>
    </w:p>
    <w:p w14:paraId="3D42166F" w14:textId="77777777" w:rsidR="00A028E3" w:rsidRPr="00A00008" w:rsidRDefault="00A028E3" w:rsidP="00833FFC">
      <w:pPr>
        <w:pStyle w:val="a"/>
        <w:spacing w:after="0" w:line="120" w:lineRule="auto"/>
        <w:rPr>
          <w:rFonts w:ascii="標楷體-繁" w:eastAsia="標楷體-繁" w:hAnsi="標楷體"/>
          <w:color w:val="000000" w:themeColor="text1"/>
          <w:sz w:val="18"/>
          <w:szCs w:val="18"/>
          <w:lang w:eastAsia="zh-TW"/>
        </w:rPr>
      </w:pPr>
      <w:r w:rsidRPr="00A00008">
        <w:rPr>
          <w:rFonts w:ascii="標楷體-繁" w:eastAsia="標楷體-繁" w:hAnsi="標楷體"/>
          <w:color w:val="000000" w:themeColor="text1"/>
          <w:sz w:val="18"/>
          <w:szCs w:val="18"/>
          <w:lang w:eastAsia="zh-TW"/>
        </w:rPr>
        <w:t>發現 6：合成資料驗證補足真實資料缺乏 ground truth 的限制，能證明方法在受控情境下有偵測已知異常的能力。</w:t>
      </w:r>
    </w:p>
    <w:p w14:paraId="1D5A58E5" w14:textId="5549F324" w:rsidR="00DC1DC0" w:rsidRPr="005F71CC" w:rsidRDefault="00A028E3" w:rsidP="00833FFC">
      <w:pPr>
        <w:spacing w:after="0" w:line="120" w:lineRule="auto"/>
        <w:rPr>
          <w:rFonts w:ascii="標楷體-繁" w:eastAsia="標楷體-繁" w:hAnsi="標楷體"/>
          <w:color w:val="000000" w:themeColor="text1"/>
          <w:sz w:val="18"/>
          <w:szCs w:val="18"/>
        </w:rPr>
      </w:pPr>
      <w:r w:rsidRPr="00A00008">
        <w:rPr>
          <w:rFonts w:ascii="標楷體-繁" w:eastAsia="標楷體-繁" w:hAnsi="標楷體"/>
          <w:color w:val="000000" w:themeColor="text1"/>
          <w:sz w:val="18"/>
          <w:szCs w:val="18"/>
        </w:rPr>
        <w:t>本研究的創新不是演算法創新，而是問題定義、資料處理、模型比較與決策解釋的整合創新。它把個人電子發票這種小樣本、隱私敏感、資料不完整的資料來源，轉換成可分析的行為診斷流程，並且用 baseline、消融、分層指標、模型退化檢查與合成資料驗證支撐結論。</w:t>
      </w:r>
    </w:p>
    <w:p w14:paraId="64857E19" w14:textId="1627DD44" w:rsidR="00834CFD" w:rsidRPr="00A00008" w:rsidRDefault="00834CFD" w:rsidP="00833FFC">
      <w:pPr>
        <w:tabs>
          <w:tab w:val="left" w:pos="3780"/>
        </w:tabs>
        <w:spacing w:after="0" w:line="120" w:lineRule="auto"/>
        <w:rPr>
          <w:rFonts w:ascii="標楷體-繁" w:eastAsia="標楷體-繁"/>
          <w:b/>
          <w:bCs/>
          <w:color w:val="000000" w:themeColor="text1"/>
          <w:sz w:val="18"/>
          <w:szCs w:val="18"/>
        </w:rPr>
      </w:pPr>
      <w:r w:rsidRPr="00A00008">
        <w:rPr>
          <w:rFonts w:ascii="標楷體-繁" w:eastAsia="標楷體-繁"/>
          <w:b/>
          <w:bCs/>
          <w:color w:val="000000" w:themeColor="text1"/>
          <w:sz w:val="18"/>
          <w:szCs w:val="18"/>
        </w:rPr>
        <w:t xml:space="preserve">5. </w:t>
      </w:r>
      <w:r w:rsidRPr="00A00008">
        <w:rPr>
          <w:rFonts w:ascii="標楷體-繁" w:eastAsia="標楷體-繁" w:hint="eastAsia"/>
          <w:b/>
          <w:bCs/>
          <w:color w:val="000000" w:themeColor="text1"/>
          <w:sz w:val="18"/>
          <w:szCs w:val="18"/>
        </w:rPr>
        <w:t>任務三：個人化消費增量分析</w:t>
      </w:r>
    </w:p>
    <w:p w14:paraId="4139881E" w14:textId="5727CADA" w:rsidR="00653169" w:rsidRPr="00653169" w:rsidRDefault="0049769B" w:rsidP="00833FFC">
      <w:pPr>
        <w:spacing w:after="0" w:line="120" w:lineRule="auto"/>
        <w:rPr>
          <w:rFonts w:ascii="標楷體-繁" w:eastAsia="標楷體-繁" w:hAnsi="Microsoft JhengHei"/>
          <w:color w:val="000000" w:themeColor="text1"/>
          <w:sz w:val="18"/>
          <w:szCs w:val="18"/>
        </w:rPr>
      </w:pPr>
      <w:r w:rsidRPr="00A00008">
        <w:rPr>
          <w:rFonts w:ascii="標楷體-繁" w:eastAsia="標楷體-繁" w:hAnsi="Microsoft JhengHei" w:hint="eastAsia"/>
          <w:color w:val="000000" w:themeColor="text1"/>
          <w:sz w:val="18"/>
          <w:szCs w:val="18"/>
        </w:rPr>
        <w:t>本階段主要是想</w:t>
      </w:r>
      <w:r w:rsidR="00F26558" w:rsidRPr="00A00008">
        <w:rPr>
          <w:rFonts w:ascii="標楷體-繁" w:eastAsia="標楷體-繁" w:hAnsi="Microsoft JhengHei" w:hint="eastAsia"/>
          <w:color w:val="000000" w:themeColor="text1"/>
          <w:sz w:val="18"/>
          <w:szCs w:val="18"/>
        </w:rPr>
        <w:t>了解</w:t>
      </w:r>
      <w:r w:rsidRPr="00A00008">
        <w:rPr>
          <w:rFonts w:ascii="標楷體-繁" w:eastAsia="標楷體-繁" w:hAnsi="Microsoft JhengHei"/>
          <w:color w:val="000000" w:themeColor="text1"/>
          <w:sz w:val="18"/>
          <w:szCs w:val="18"/>
        </w:rPr>
        <w:t>「這個月比平常多花的錢，花在哪些商品類型，是因為變貴還是買更多？」整體分為三個階段：</w:t>
      </w:r>
    </w:p>
    <w:tbl>
      <w:tblPr>
        <w:tblStyle w:val="af"/>
        <w:tblW w:w="5000" w:type="pct"/>
        <w:tblLook w:val="04A0" w:firstRow="1" w:lastRow="0" w:firstColumn="1" w:lastColumn="0" w:noHBand="0" w:noVBand="1"/>
      </w:tblPr>
      <w:tblGrid>
        <w:gridCol w:w="992"/>
        <w:gridCol w:w="1527"/>
        <w:gridCol w:w="2644"/>
      </w:tblGrid>
      <w:tr w:rsidR="0049769B" w:rsidRPr="00A00008" w14:paraId="6A06075A" w14:textId="77777777" w:rsidTr="005F71CC">
        <w:tc>
          <w:tcPr>
            <w:tcW w:w="960" w:type="pct"/>
          </w:tcPr>
          <w:p w14:paraId="0B3CC598" w14:textId="77777777" w:rsidR="0049769B" w:rsidRPr="00A00008" w:rsidRDefault="0049769B" w:rsidP="00833FFC">
            <w:pPr>
              <w:spacing w:line="120" w:lineRule="auto"/>
              <w:rPr>
                <w:rFonts w:ascii="標楷體-繁" w:eastAsia="標楷體-繁"/>
                <w:color w:val="000000" w:themeColor="text1"/>
                <w:sz w:val="18"/>
                <w:szCs w:val="18"/>
              </w:rPr>
            </w:pPr>
            <w:proofErr w:type="spellStart"/>
            <w:r w:rsidRPr="00A00008">
              <w:rPr>
                <w:rFonts w:ascii="標楷體-繁" w:eastAsia="標楷體-繁" w:hAnsi="Microsoft JhengHei"/>
                <w:b/>
                <w:color w:val="000000" w:themeColor="text1"/>
                <w:sz w:val="18"/>
                <w:szCs w:val="18"/>
              </w:rPr>
              <w:t>階段</w:t>
            </w:r>
            <w:proofErr w:type="spellEnd"/>
          </w:p>
        </w:tc>
        <w:tc>
          <w:tcPr>
            <w:tcW w:w="1479" w:type="pct"/>
          </w:tcPr>
          <w:p w14:paraId="357512BD" w14:textId="77777777" w:rsidR="0049769B" w:rsidRPr="00A00008" w:rsidRDefault="0049769B" w:rsidP="00833FFC">
            <w:pPr>
              <w:spacing w:line="120" w:lineRule="auto"/>
              <w:rPr>
                <w:rFonts w:ascii="標楷體-繁" w:eastAsia="標楷體-繁"/>
                <w:color w:val="000000" w:themeColor="text1"/>
                <w:sz w:val="18"/>
                <w:szCs w:val="18"/>
              </w:rPr>
            </w:pPr>
            <w:proofErr w:type="spellStart"/>
            <w:r w:rsidRPr="00A00008">
              <w:rPr>
                <w:rFonts w:ascii="標楷體-繁" w:eastAsia="標楷體-繁" w:hAnsi="Microsoft JhengHei"/>
                <w:b/>
                <w:color w:val="000000" w:themeColor="text1"/>
                <w:sz w:val="18"/>
                <w:szCs w:val="18"/>
              </w:rPr>
              <w:t>任務</w:t>
            </w:r>
            <w:proofErr w:type="spellEnd"/>
          </w:p>
        </w:tc>
        <w:tc>
          <w:tcPr>
            <w:tcW w:w="2561" w:type="pct"/>
          </w:tcPr>
          <w:p w14:paraId="675CB12D" w14:textId="77777777" w:rsidR="0049769B" w:rsidRPr="00A00008" w:rsidRDefault="0049769B" w:rsidP="00833FFC">
            <w:pPr>
              <w:spacing w:line="120" w:lineRule="auto"/>
              <w:rPr>
                <w:rFonts w:ascii="標楷體-繁" w:eastAsia="標楷體-繁"/>
                <w:color w:val="000000" w:themeColor="text1"/>
                <w:sz w:val="18"/>
                <w:szCs w:val="18"/>
              </w:rPr>
            </w:pPr>
            <w:proofErr w:type="spellStart"/>
            <w:r w:rsidRPr="00A00008">
              <w:rPr>
                <w:rFonts w:ascii="標楷體-繁" w:eastAsia="標楷體-繁" w:hAnsi="Microsoft JhengHei"/>
                <w:b/>
                <w:color w:val="000000" w:themeColor="text1"/>
                <w:sz w:val="18"/>
                <w:szCs w:val="18"/>
              </w:rPr>
              <w:t>產出</w:t>
            </w:r>
            <w:proofErr w:type="spellEnd"/>
          </w:p>
        </w:tc>
      </w:tr>
      <w:tr w:rsidR="0049769B" w:rsidRPr="00A00008" w14:paraId="1ADA5B26" w14:textId="77777777" w:rsidTr="005F71CC">
        <w:tc>
          <w:tcPr>
            <w:tcW w:w="960" w:type="pct"/>
          </w:tcPr>
          <w:p w14:paraId="0454F924" w14:textId="77777777" w:rsidR="0049769B" w:rsidRPr="00A00008" w:rsidRDefault="0049769B" w:rsidP="00833FFC">
            <w:pPr>
              <w:spacing w:line="120" w:lineRule="auto"/>
              <w:rPr>
                <w:rFonts w:ascii="標楷體-繁" w:eastAsia="標楷體-繁"/>
                <w:color w:val="000000" w:themeColor="text1"/>
                <w:sz w:val="18"/>
                <w:szCs w:val="18"/>
              </w:rPr>
            </w:pPr>
            <w:proofErr w:type="spellStart"/>
            <w:r w:rsidRPr="00A00008">
              <w:rPr>
                <w:rFonts w:ascii="標楷體-繁" w:eastAsia="標楷體-繁" w:hAnsi="Microsoft JhengHei"/>
                <w:color w:val="000000" w:themeColor="text1"/>
                <w:sz w:val="18"/>
                <w:szCs w:val="18"/>
              </w:rPr>
              <w:t>第一階段</w:t>
            </w:r>
            <w:proofErr w:type="spellEnd"/>
          </w:p>
        </w:tc>
        <w:tc>
          <w:tcPr>
            <w:tcW w:w="1479" w:type="pct"/>
          </w:tcPr>
          <w:p w14:paraId="4AE68DB4" w14:textId="77777777" w:rsidR="0049769B" w:rsidRPr="00A00008" w:rsidRDefault="0049769B" w:rsidP="00833FFC">
            <w:pPr>
              <w:spacing w:line="120" w:lineRule="auto"/>
              <w:rPr>
                <w:rFonts w:ascii="標楷體-繁" w:eastAsia="標楷體-繁"/>
                <w:color w:val="000000" w:themeColor="text1"/>
                <w:sz w:val="18"/>
                <w:szCs w:val="18"/>
              </w:rPr>
            </w:pPr>
            <w:proofErr w:type="spellStart"/>
            <w:r w:rsidRPr="00A00008">
              <w:rPr>
                <w:rFonts w:ascii="標楷體-繁" w:eastAsia="標楷體-繁" w:hAnsi="Microsoft JhengHei"/>
                <w:color w:val="000000" w:themeColor="text1"/>
                <w:sz w:val="18"/>
                <w:szCs w:val="18"/>
              </w:rPr>
              <w:t>商品語意分群</w:t>
            </w:r>
            <w:proofErr w:type="spellEnd"/>
          </w:p>
        </w:tc>
        <w:tc>
          <w:tcPr>
            <w:tcW w:w="2561" w:type="pct"/>
          </w:tcPr>
          <w:p w14:paraId="09D71201" w14:textId="77777777" w:rsidR="0049769B" w:rsidRPr="00A00008" w:rsidRDefault="0049769B" w:rsidP="00833FFC">
            <w:pPr>
              <w:spacing w:line="120" w:lineRule="auto"/>
              <w:rPr>
                <w:rFonts w:ascii="標楷體-繁" w:eastAsia="標楷體-繁"/>
                <w:color w:val="000000" w:themeColor="text1"/>
                <w:sz w:val="18"/>
                <w:szCs w:val="18"/>
                <w:lang w:eastAsia="zh-TW"/>
              </w:rPr>
            </w:pPr>
            <w:r w:rsidRPr="00A00008">
              <w:rPr>
                <w:rFonts w:ascii="標楷體-繁" w:eastAsia="標楷體-繁" w:hAnsi="Microsoft JhengHei"/>
                <w:color w:val="000000" w:themeColor="text1"/>
                <w:sz w:val="18"/>
                <w:szCs w:val="18"/>
                <w:lang w:eastAsia="zh-TW"/>
              </w:rPr>
              <w:t>~110 個語意一致的細群（精準層）</w:t>
            </w:r>
          </w:p>
        </w:tc>
      </w:tr>
      <w:tr w:rsidR="0049769B" w:rsidRPr="00A00008" w14:paraId="7849BB6B" w14:textId="77777777" w:rsidTr="005F71CC">
        <w:tc>
          <w:tcPr>
            <w:tcW w:w="960" w:type="pct"/>
          </w:tcPr>
          <w:p w14:paraId="45E78FC7" w14:textId="77777777" w:rsidR="0049769B" w:rsidRPr="00A00008" w:rsidRDefault="0049769B" w:rsidP="00833FFC">
            <w:pPr>
              <w:spacing w:line="120" w:lineRule="auto"/>
              <w:rPr>
                <w:rFonts w:ascii="標楷體-繁" w:eastAsia="標楷體-繁"/>
                <w:color w:val="000000" w:themeColor="text1"/>
                <w:sz w:val="18"/>
                <w:szCs w:val="18"/>
              </w:rPr>
            </w:pPr>
            <w:proofErr w:type="spellStart"/>
            <w:r w:rsidRPr="00A00008">
              <w:rPr>
                <w:rFonts w:ascii="標楷體-繁" w:eastAsia="標楷體-繁" w:hAnsi="Microsoft JhengHei"/>
                <w:color w:val="000000" w:themeColor="text1"/>
                <w:sz w:val="18"/>
                <w:szCs w:val="18"/>
              </w:rPr>
              <w:t>第二階段</w:t>
            </w:r>
            <w:proofErr w:type="spellEnd"/>
          </w:p>
        </w:tc>
        <w:tc>
          <w:tcPr>
            <w:tcW w:w="1479" w:type="pct"/>
          </w:tcPr>
          <w:p w14:paraId="5F83B05D" w14:textId="77777777" w:rsidR="0049769B" w:rsidRPr="00A00008" w:rsidRDefault="0049769B" w:rsidP="00833FFC">
            <w:pPr>
              <w:spacing w:line="120" w:lineRule="auto"/>
              <w:rPr>
                <w:rFonts w:ascii="標楷體-繁" w:eastAsia="標楷體-繁"/>
                <w:color w:val="000000" w:themeColor="text1"/>
                <w:sz w:val="18"/>
                <w:szCs w:val="18"/>
              </w:rPr>
            </w:pPr>
            <w:proofErr w:type="spellStart"/>
            <w:r w:rsidRPr="00A00008">
              <w:rPr>
                <w:rFonts w:ascii="標楷體-繁" w:eastAsia="標楷體-繁" w:hAnsi="Microsoft JhengHei"/>
                <w:color w:val="000000" w:themeColor="text1"/>
                <w:sz w:val="18"/>
                <w:szCs w:val="18"/>
              </w:rPr>
              <w:t>合併分群（超類型</w:t>
            </w:r>
            <w:proofErr w:type="spellEnd"/>
            <w:r w:rsidRPr="00A00008">
              <w:rPr>
                <w:rFonts w:ascii="標楷體-繁" w:eastAsia="標楷體-繁" w:hAnsi="Microsoft JhengHei"/>
                <w:color w:val="000000" w:themeColor="text1"/>
                <w:sz w:val="18"/>
                <w:szCs w:val="18"/>
              </w:rPr>
              <w:t>）</w:t>
            </w:r>
          </w:p>
        </w:tc>
        <w:tc>
          <w:tcPr>
            <w:tcW w:w="2561" w:type="pct"/>
          </w:tcPr>
          <w:p w14:paraId="5A11CF47" w14:textId="77777777" w:rsidR="0049769B" w:rsidRPr="00A00008" w:rsidRDefault="0049769B" w:rsidP="00833FFC">
            <w:pPr>
              <w:spacing w:line="120" w:lineRule="auto"/>
              <w:rPr>
                <w:rFonts w:ascii="標楷體-繁" w:eastAsia="標楷體-繁"/>
                <w:color w:val="000000" w:themeColor="text1"/>
                <w:sz w:val="18"/>
                <w:szCs w:val="18"/>
                <w:lang w:eastAsia="zh-TW"/>
              </w:rPr>
            </w:pPr>
            <w:r w:rsidRPr="00A00008">
              <w:rPr>
                <w:rFonts w:ascii="標楷體-繁" w:eastAsia="標楷體-繁" w:hAnsi="Microsoft JhengHei"/>
                <w:color w:val="000000" w:themeColor="text1"/>
                <w:sz w:val="18"/>
                <w:szCs w:val="18"/>
                <w:lang w:eastAsia="zh-TW"/>
              </w:rPr>
              <w:t>25 個可命名的大類（故事層）</w:t>
            </w:r>
          </w:p>
        </w:tc>
      </w:tr>
      <w:tr w:rsidR="0049769B" w:rsidRPr="00A00008" w14:paraId="4A47D617" w14:textId="77777777" w:rsidTr="005F71CC">
        <w:tc>
          <w:tcPr>
            <w:tcW w:w="960" w:type="pct"/>
          </w:tcPr>
          <w:p w14:paraId="3FA7F5E7" w14:textId="77777777" w:rsidR="0049769B" w:rsidRPr="00A00008" w:rsidRDefault="0049769B" w:rsidP="00833FFC">
            <w:pPr>
              <w:spacing w:line="120" w:lineRule="auto"/>
              <w:rPr>
                <w:rFonts w:ascii="標楷體-繁" w:eastAsia="標楷體-繁"/>
                <w:color w:val="000000" w:themeColor="text1"/>
                <w:sz w:val="18"/>
                <w:szCs w:val="18"/>
              </w:rPr>
            </w:pPr>
            <w:proofErr w:type="spellStart"/>
            <w:r w:rsidRPr="00A00008">
              <w:rPr>
                <w:rFonts w:ascii="標楷體-繁" w:eastAsia="標楷體-繁" w:hAnsi="Microsoft JhengHei"/>
                <w:color w:val="000000" w:themeColor="text1"/>
                <w:sz w:val="18"/>
                <w:szCs w:val="18"/>
              </w:rPr>
              <w:t>第三階段</w:t>
            </w:r>
            <w:proofErr w:type="spellEnd"/>
          </w:p>
        </w:tc>
        <w:tc>
          <w:tcPr>
            <w:tcW w:w="1479" w:type="pct"/>
          </w:tcPr>
          <w:p w14:paraId="29916654" w14:textId="77777777" w:rsidR="0049769B" w:rsidRPr="00A00008" w:rsidRDefault="0049769B" w:rsidP="00833FFC">
            <w:pPr>
              <w:spacing w:line="120" w:lineRule="auto"/>
              <w:rPr>
                <w:rFonts w:ascii="標楷體-繁" w:eastAsia="標楷體-繁"/>
                <w:color w:val="000000" w:themeColor="text1"/>
                <w:sz w:val="18"/>
                <w:szCs w:val="18"/>
              </w:rPr>
            </w:pPr>
            <w:proofErr w:type="spellStart"/>
            <w:r w:rsidRPr="00A00008">
              <w:rPr>
                <w:rFonts w:ascii="標楷體-繁" w:eastAsia="標楷體-繁" w:hAnsi="Microsoft JhengHei"/>
                <w:color w:val="000000" w:themeColor="text1"/>
                <w:sz w:val="18"/>
                <w:szCs w:val="18"/>
              </w:rPr>
              <w:t>個人化消費增量分析</w:t>
            </w:r>
            <w:proofErr w:type="spellEnd"/>
          </w:p>
        </w:tc>
        <w:tc>
          <w:tcPr>
            <w:tcW w:w="2561" w:type="pct"/>
          </w:tcPr>
          <w:p w14:paraId="4A0F5BF6" w14:textId="77777777" w:rsidR="0049769B" w:rsidRPr="00A00008" w:rsidRDefault="0049769B" w:rsidP="00833FFC">
            <w:pPr>
              <w:spacing w:line="120" w:lineRule="auto"/>
              <w:rPr>
                <w:rFonts w:ascii="標楷體-繁" w:eastAsia="標楷體-繁"/>
                <w:color w:val="000000" w:themeColor="text1"/>
                <w:sz w:val="18"/>
                <w:szCs w:val="18"/>
                <w:lang w:eastAsia="zh-TW"/>
              </w:rPr>
            </w:pPr>
            <w:r w:rsidRPr="00A00008">
              <w:rPr>
                <w:rFonts w:ascii="標楷體-繁" w:eastAsia="標楷體-繁" w:hAnsi="Microsoft JhengHei"/>
                <w:color w:val="000000" w:themeColor="text1"/>
                <w:sz w:val="18"/>
                <w:szCs w:val="18"/>
                <w:lang w:eastAsia="zh-TW"/>
              </w:rPr>
              <w:t>每人每類型的「變貴 vs 買更多」拆解</w:t>
            </w:r>
          </w:p>
        </w:tc>
      </w:tr>
    </w:tbl>
    <w:p w14:paraId="63189716" w14:textId="500F4539" w:rsidR="0049769B" w:rsidRPr="009959FE" w:rsidRDefault="0049769B" w:rsidP="00833FFC">
      <w:pPr>
        <w:spacing w:after="0" w:line="120" w:lineRule="auto"/>
        <w:rPr>
          <w:rFonts w:ascii="標楷體-繁" w:eastAsia="標楷體-繁" w:hAnsi="Microsoft JhengHei"/>
          <w:color w:val="000000" w:themeColor="text1"/>
          <w:sz w:val="18"/>
          <w:szCs w:val="18"/>
        </w:rPr>
      </w:pPr>
      <w:r w:rsidRPr="00A00008">
        <w:rPr>
          <w:rFonts w:ascii="標楷體-繁" w:eastAsia="標楷體-繁" w:hAnsi="Microsoft JhengHei"/>
          <w:color w:val="000000" w:themeColor="text1"/>
          <w:sz w:val="18"/>
          <w:szCs w:val="18"/>
        </w:rPr>
        <w:t>設計理念：</w:t>
      </w:r>
      <w:proofErr w:type="spellStart"/>
      <w:r w:rsidRPr="00A00008">
        <w:rPr>
          <w:rFonts w:ascii="標楷體-繁" w:eastAsia="標楷體-繁" w:hAnsi="Microsoft JhengHei"/>
          <w:color w:val="000000" w:themeColor="text1"/>
          <w:sz w:val="18"/>
          <w:szCs w:val="18"/>
        </w:rPr>
        <w:t>bert</w:t>
      </w:r>
      <w:proofErr w:type="spellEnd"/>
      <w:r w:rsidRPr="00A00008">
        <w:rPr>
          <w:rFonts w:ascii="標楷體-繁" w:eastAsia="標楷體-繁" w:hAnsi="Microsoft JhengHei"/>
          <w:color w:val="000000" w:themeColor="text1"/>
          <w:sz w:val="18"/>
          <w:szCs w:val="18"/>
        </w:rPr>
        <w:t xml:space="preserve"> classification 的 6 大類粒度太粗，無法回答「哪一種商品變貴」。因此我們在大類底下重新做語意分群，把商品切得更細、更符合資料真實分布，作為個人化分析的基礎。</w:t>
      </w:r>
    </w:p>
    <w:p w14:paraId="6439F20E" w14:textId="3A6AA0AD" w:rsidR="00297EB9" w:rsidRPr="00A00008" w:rsidRDefault="0049769B" w:rsidP="00833FFC">
      <w:pPr>
        <w:tabs>
          <w:tab w:val="left" w:pos="3780"/>
        </w:tabs>
        <w:spacing w:after="0" w:line="120" w:lineRule="auto"/>
        <w:rPr>
          <w:rFonts w:ascii="標楷體-繁" w:eastAsia="標楷體-繁"/>
          <w:b/>
          <w:bCs/>
          <w:color w:val="000000" w:themeColor="text1"/>
          <w:sz w:val="18"/>
          <w:szCs w:val="18"/>
        </w:rPr>
      </w:pPr>
      <w:r w:rsidRPr="00A00008">
        <w:rPr>
          <w:rFonts w:ascii="標楷體-繁" w:eastAsia="標楷體-繁"/>
          <w:b/>
          <w:bCs/>
          <w:color w:val="000000" w:themeColor="text1"/>
          <w:sz w:val="18"/>
          <w:szCs w:val="18"/>
        </w:rPr>
        <w:t xml:space="preserve">5.1 </w:t>
      </w:r>
      <w:r w:rsidRPr="00A00008">
        <w:rPr>
          <w:rFonts w:ascii="標楷體-繁" w:eastAsia="標楷體-繁" w:hint="eastAsia"/>
          <w:b/>
          <w:bCs/>
          <w:color w:val="000000" w:themeColor="text1"/>
          <w:sz w:val="18"/>
          <w:szCs w:val="18"/>
        </w:rPr>
        <w:t>第一階段：商品語意分群</w:t>
      </w:r>
    </w:p>
    <w:p w14:paraId="34B73C22" w14:textId="63BD2C60" w:rsidR="0049769B" w:rsidRPr="00A00008" w:rsidRDefault="0049769B" w:rsidP="00833FFC">
      <w:pPr>
        <w:spacing w:after="0" w:line="120" w:lineRule="auto"/>
        <w:rPr>
          <w:rFonts w:ascii="標楷體-繁" w:eastAsia="標楷體-繁" w:hAnsi="Microsoft JhengHei"/>
          <w:color w:val="000000" w:themeColor="text1"/>
          <w:sz w:val="18"/>
          <w:szCs w:val="18"/>
        </w:rPr>
      </w:pPr>
      <w:r w:rsidRPr="00A00008">
        <w:rPr>
          <w:rFonts w:ascii="標楷體-繁" w:eastAsia="標楷體-繁" w:hAnsi="Microsoft JhengHei"/>
          <w:color w:val="000000" w:themeColor="text1"/>
          <w:sz w:val="18"/>
          <w:szCs w:val="18"/>
        </w:rPr>
        <w:lastRenderedPageBreak/>
        <w:t>目的：把雜亂的發票品名，自動歸併成語意一致的商品群</w:t>
      </w:r>
      <w:r w:rsidR="00F26558" w:rsidRPr="00A00008">
        <w:rPr>
          <w:rFonts w:ascii="標楷體-繁" w:eastAsia="標楷體-繁" w:hAnsi="Microsoft JhengHei" w:hint="eastAsia"/>
          <w:color w:val="000000" w:themeColor="text1"/>
          <w:sz w:val="18"/>
          <w:szCs w:val="18"/>
        </w:rPr>
        <w:t>，</w:t>
      </w:r>
      <w:r w:rsidRPr="00A00008">
        <w:rPr>
          <w:rFonts w:ascii="標楷體-繁" w:eastAsia="標楷體-繁" w:hAnsi="Microsoft JhengHei"/>
          <w:color w:val="000000" w:themeColor="text1"/>
          <w:sz w:val="18"/>
          <w:szCs w:val="18"/>
        </w:rPr>
        <w:t>讓同一群裡的品項真的是「同一種東西」，後續才能有意義地追蹤單價與數量。</w:t>
      </w:r>
    </w:p>
    <w:p w14:paraId="544AA2BA" w14:textId="4A001DEF" w:rsidR="0049769B" w:rsidRDefault="0049769B" w:rsidP="00833FFC">
      <w:pPr>
        <w:spacing w:after="0" w:line="120" w:lineRule="auto"/>
        <w:rPr>
          <w:rFonts w:ascii="標楷體-繁" w:eastAsia="標楷體-繁" w:hAnsi="Microsoft JhengHei"/>
          <w:color w:val="000000" w:themeColor="text1"/>
          <w:sz w:val="18"/>
          <w:szCs w:val="18"/>
        </w:rPr>
      </w:pPr>
      <w:r w:rsidRPr="00A00008">
        <w:rPr>
          <w:rFonts w:ascii="標楷體-繁" w:eastAsia="標楷體-繁" w:hAnsi="Microsoft JhengHei"/>
          <w:color w:val="000000" w:themeColor="text1"/>
          <w:sz w:val="18"/>
          <w:szCs w:val="18"/>
        </w:rPr>
        <w:t>直接複用成員 A 訓練好的 BERT 模型輸出的 768 維語意向量，流程如下：</w:t>
      </w:r>
    </w:p>
    <w:p w14:paraId="2F17C23C" w14:textId="4EDB744D" w:rsidR="009959FE" w:rsidRPr="009959FE" w:rsidRDefault="009959FE" w:rsidP="00833FFC">
      <w:pPr>
        <w:pStyle w:val="aa"/>
        <w:numPr>
          <w:ilvl w:val="0"/>
          <w:numId w:val="31"/>
        </w:numPr>
        <w:spacing w:after="0" w:line="120" w:lineRule="auto"/>
        <w:rPr>
          <w:rFonts w:ascii="標楷體-繁" w:eastAsia="標楷體-繁"/>
          <w:color w:val="000000" w:themeColor="text1"/>
          <w:sz w:val="18"/>
          <w:szCs w:val="18"/>
        </w:rPr>
      </w:pPr>
      <w:r w:rsidRPr="009959FE">
        <w:rPr>
          <w:rFonts w:ascii="標楷體-繁" w:eastAsia="標楷體-繁"/>
          <w:color w:val="000000" w:themeColor="text1"/>
          <w:sz w:val="18"/>
          <w:szCs w:val="18"/>
        </w:rPr>
        <w:t>BERT Embedding</w:t>
      </w:r>
      <w:r w:rsidRPr="009959FE">
        <w:rPr>
          <w:rFonts w:ascii="標楷體-繁" w:eastAsia="標楷體-繁" w:hint="eastAsia"/>
          <w:color w:val="000000" w:themeColor="text1"/>
          <w:sz w:val="18"/>
          <w:szCs w:val="18"/>
        </w:rPr>
        <w:t>：</w:t>
      </w:r>
      <w:r w:rsidRPr="009959FE">
        <w:rPr>
          <w:rFonts w:ascii="標楷體-繁" w:eastAsia="標楷體-繁"/>
          <w:color w:val="000000" w:themeColor="text1"/>
          <w:sz w:val="18"/>
          <w:szCs w:val="18"/>
        </w:rPr>
        <w:t>取每筆明細的 768 維 [CLS] 向量</w:t>
      </w:r>
    </w:p>
    <w:p w14:paraId="0E49F59D" w14:textId="326FADBB" w:rsidR="009959FE" w:rsidRPr="009959FE" w:rsidRDefault="009959FE" w:rsidP="00833FFC">
      <w:pPr>
        <w:pStyle w:val="aa"/>
        <w:numPr>
          <w:ilvl w:val="0"/>
          <w:numId w:val="31"/>
        </w:numPr>
        <w:spacing w:after="0" w:line="120" w:lineRule="auto"/>
        <w:rPr>
          <w:rFonts w:ascii="標楷體-繁" w:eastAsia="標楷體-繁"/>
          <w:color w:val="000000" w:themeColor="text1"/>
          <w:sz w:val="18"/>
          <w:szCs w:val="18"/>
        </w:rPr>
      </w:pPr>
      <w:r w:rsidRPr="009959FE">
        <w:rPr>
          <w:rFonts w:ascii="標楷體-繁" w:eastAsia="標楷體-繁"/>
          <w:color w:val="000000" w:themeColor="text1"/>
          <w:sz w:val="18"/>
          <w:szCs w:val="18"/>
        </w:rPr>
        <w:t xml:space="preserve">UMAP </w:t>
      </w:r>
      <w:r w:rsidRPr="009959FE">
        <w:rPr>
          <w:rFonts w:ascii="標楷體-繁" w:eastAsia="標楷體-繁" w:hint="eastAsia"/>
          <w:color w:val="000000" w:themeColor="text1"/>
          <w:sz w:val="18"/>
          <w:szCs w:val="18"/>
        </w:rPr>
        <w:t>降維（</w:t>
      </w:r>
      <w:r w:rsidRPr="009959FE">
        <w:rPr>
          <w:rFonts w:ascii="標楷體-繁" w:eastAsia="標楷體-繁"/>
          <w:color w:val="000000" w:themeColor="text1"/>
          <w:sz w:val="18"/>
          <w:szCs w:val="18"/>
        </w:rPr>
        <w:t>768</w:t>
      </w:r>
      <w:r w:rsidRPr="009959FE">
        <w:rPr>
          <w:rFonts w:ascii="標楷體-繁" w:eastAsia="標楷體-繁" w:hint="eastAsia"/>
          <w:color w:val="000000" w:themeColor="text1"/>
          <w:sz w:val="18"/>
          <w:szCs w:val="18"/>
        </w:rPr>
        <w:t xml:space="preserve"> </w:t>
      </w:r>
      <w:r w:rsidRPr="009959FE">
        <w:rPr>
          <w:rFonts w:ascii="標楷體-繁" w:eastAsia="標楷體-繁"/>
          <w:color w:val="000000" w:themeColor="text1"/>
          <w:sz w:val="18"/>
          <w:szCs w:val="18"/>
        </w:rPr>
        <w:t>-&gt;</w:t>
      </w:r>
      <w:r w:rsidRPr="009959FE">
        <w:rPr>
          <w:rFonts w:ascii="標楷體-繁" w:eastAsia="標楷體-繁" w:hint="eastAsia"/>
          <w:color w:val="000000" w:themeColor="text1"/>
          <w:sz w:val="18"/>
          <w:szCs w:val="18"/>
        </w:rPr>
        <w:t xml:space="preserve"> </w:t>
      </w:r>
      <w:r w:rsidRPr="009959FE">
        <w:rPr>
          <w:rFonts w:ascii="標楷體-繁" w:eastAsia="標楷體-繁"/>
          <w:color w:val="000000" w:themeColor="text1"/>
          <w:sz w:val="18"/>
          <w:szCs w:val="18"/>
        </w:rPr>
        <w:t>5</w:t>
      </w:r>
      <w:r w:rsidRPr="009959FE">
        <w:rPr>
          <w:rFonts w:ascii="標楷體-繁" w:eastAsia="標楷體-繁" w:hint="eastAsia"/>
          <w:color w:val="000000" w:themeColor="text1"/>
          <w:sz w:val="18"/>
          <w:szCs w:val="18"/>
        </w:rPr>
        <w:t>維）：</w:t>
      </w:r>
      <w:r w:rsidRPr="009959FE">
        <w:rPr>
          <w:rFonts w:ascii="標楷體-繁" w:eastAsia="標楷體-繁"/>
          <w:color w:val="000000" w:themeColor="text1"/>
          <w:sz w:val="18"/>
          <w:szCs w:val="18"/>
        </w:rPr>
        <w:t>高維下點距離趨於相等、密度估計失準；降維保留語意鄰近結構</w:t>
      </w:r>
    </w:p>
    <w:p w14:paraId="280706CE" w14:textId="08A857F8" w:rsidR="009959FE" w:rsidRPr="009959FE" w:rsidRDefault="009959FE" w:rsidP="00833FFC">
      <w:pPr>
        <w:pStyle w:val="aa"/>
        <w:numPr>
          <w:ilvl w:val="0"/>
          <w:numId w:val="31"/>
        </w:numPr>
        <w:spacing w:after="0" w:line="120" w:lineRule="auto"/>
        <w:rPr>
          <w:rFonts w:ascii="標楷體-繁" w:eastAsia="標楷體-繁"/>
          <w:color w:val="000000" w:themeColor="text1"/>
          <w:sz w:val="18"/>
          <w:szCs w:val="18"/>
        </w:rPr>
      </w:pPr>
      <w:r w:rsidRPr="009959FE">
        <w:rPr>
          <w:rFonts w:ascii="標楷體-繁" w:eastAsia="標楷體-繁"/>
          <w:color w:val="000000" w:themeColor="text1"/>
          <w:sz w:val="18"/>
          <w:szCs w:val="18"/>
        </w:rPr>
        <w:t xml:space="preserve">HDBSCAN </w:t>
      </w:r>
      <w:r w:rsidRPr="009959FE">
        <w:rPr>
          <w:rFonts w:ascii="標楷體-繁" w:eastAsia="標楷體-繁" w:hint="eastAsia"/>
          <w:color w:val="000000" w:themeColor="text1"/>
          <w:sz w:val="18"/>
          <w:szCs w:val="18"/>
        </w:rPr>
        <w:t>分群：</w:t>
      </w:r>
      <w:r w:rsidRPr="009959FE">
        <w:rPr>
          <w:rFonts w:ascii="標楷體-繁" w:eastAsia="標楷體-繁"/>
          <w:color w:val="000000" w:themeColor="text1"/>
          <w:sz w:val="18"/>
          <w:szCs w:val="18"/>
        </w:rPr>
        <w:t>自動決定群數、標記 noise（離群品項不汙染群）、不需預設 K</w:t>
      </w:r>
    </w:p>
    <w:p w14:paraId="6F6F8D29" w14:textId="77777777" w:rsidR="00E808E5" w:rsidRDefault="0049769B" w:rsidP="00833FFC">
      <w:pPr>
        <w:spacing w:after="0" w:line="120" w:lineRule="auto"/>
        <w:rPr>
          <w:rFonts w:ascii="標楷體-繁" w:eastAsia="標楷體-繁" w:hAnsi="Microsoft JhengHei"/>
          <w:color w:val="000000" w:themeColor="text1"/>
          <w:sz w:val="18"/>
          <w:szCs w:val="18"/>
        </w:rPr>
      </w:pPr>
      <w:r w:rsidRPr="00A00008">
        <w:rPr>
          <w:rFonts w:ascii="標楷體-繁" w:eastAsia="標楷體-繁" w:hAnsi="Microsoft JhengHei"/>
          <w:color w:val="000000" w:themeColor="text1"/>
          <w:sz w:val="18"/>
          <w:szCs w:val="18"/>
        </w:rPr>
        <w:t>最終得到 110 個細群，每群是語意一致的商品類型</w:t>
      </w:r>
      <w:r w:rsidR="00E808E5">
        <w:rPr>
          <w:rFonts w:ascii="標楷體-繁" w:eastAsia="標楷體-繁" w:hAnsi="Microsoft JhengHei" w:hint="eastAsia"/>
          <w:color w:val="000000" w:themeColor="text1"/>
          <w:sz w:val="18"/>
          <w:szCs w:val="18"/>
        </w:rPr>
        <w:t>。</w:t>
      </w:r>
    </w:p>
    <w:p w14:paraId="778CC8AE" w14:textId="54AAAB38" w:rsidR="00C87705" w:rsidRPr="00C87705" w:rsidRDefault="00E808E5" w:rsidP="00833FFC">
      <w:pPr>
        <w:spacing w:after="0" w:line="120" w:lineRule="auto"/>
        <w:rPr>
          <w:rFonts w:ascii="標楷體-繁" w:eastAsia="標楷體-繁" w:hAnsi="Microsoft JhengHei"/>
          <w:color w:val="000000" w:themeColor="text1"/>
          <w:sz w:val="18"/>
          <w:szCs w:val="18"/>
        </w:rPr>
      </w:pPr>
      <w:r>
        <w:rPr>
          <w:rFonts w:ascii="標楷體-繁" w:eastAsia="標楷體-繁" w:hAnsi="Microsoft JhengHei" w:hint="eastAsia"/>
          <w:color w:val="000000" w:themeColor="text1"/>
          <w:sz w:val="18"/>
          <w:szCs w:val="18"/>
        </w:rPr>
        <w:t>完整分群結果：</w:t>
      </w:r>
      <w:proofErr w:type="spellStart"/>
      <w:r w:rsidRPr="00E808E5">
        <w:rPr>
          <w:rFonts w:ascii="標楷體-繁" w:eastAsia="標楷體-繁" w:hAnsi="Microsoft JhengHei"/>
          <w:i/>
          <w:iCs/>
          <w:color w:val="000000" w:themeColor="text1"/>
          <w:sz w:val="18"/>
          <w:szCs w:val="18"/>
          <w:u w:val="single"/>
        </w:rPr>
        <w:t>member_c</w:t>
      </w:r>
      <w:proofErr w:type="spellEnd"/>
      <w:r w:rsidRPr="00E808E5">
        <w:rPr>
          <w:rFonts w:ascii="標楷體-繁" w:eastAsia="標楷體-繁" w:hAnsi="Microsoft JhengHei"/>
          <w:i/>
          <w:iCs/>
          <w:color w:val="000000" w:themeColor="text1"/>
          <w:sz w:val="18"/>
          <w:szCs w:val="18"/>
          <w:u w:val="single"/>
        </w:rPr>
        <w:t>/outputs/step3c_cluster_members.csv</w:t>
      </w:r>
    </w:p>
    <w:p w14:paraId="15BA737A" w14:textId="19BB7401" w:rsidR="0049769B" w:rsidRPr="00A00008" w:rsidRDefault="0049769B" w:rsidP="00833FFC">
      <w:pPr>
        <w:spacing w:after="0" w:line="120" w:lineRule="auto"/>
        <w:rPr>
          <w:rFonts w:ascii="標楷體-繁" w:eastAsia="標楷體-繁" w:hAnsi="Microsoft JhengHei"/>
          <w:b/>
          <w:bCs/>
          <w:color w:val="000000" w:themeColor="text1"/>
          <w:sz w:val="18"/>
          <w:szCs w:val="18"/>
        </w:rPr>
      </w:pPr>
      <w:r w:rsidRPr="00A00008">
        <w:rPr>
          <w:rFonts w:ascii="標楷體-繁" w:eastAsia="標楷體-繁" w:hAnsi="Microsoft JhengHei"/>
          <w:b/>
          <w:bCs/>
          <w:color w:val="000000" w:themeColor="text1"/>
          <w:sz w:val="18"/>
          <w:szCs w:val="18"/>
        </w:rPr>
        <w:t>5.2第二階段：超類型合併</w:t>
      </w:r>
    </w:p>
    <w:p w14:paraId="2956D00A" w14:textId="67263953" w:rsidR="0049769B" w:rsidRPr="00A00008" w:rsidRDefault="0049769B" w:rsidP="00833FFC">
      <w:pPr>
        <w:spacing w:after="0" w:line="120" w:lineRule="auto"/>
        <w:rPr>
          <w:rFonts w:ascii="標楷體-繁" w:eastAsia="標楷體-繁" w:hAnsi="Microsoft JhengHei"/>
          <w:color w:val="000000" w:themeColor="text1"/>
          <w:sz w:val="18"/>
          <w:szCs w:val="18"/>
        </w:rPr>
      </w:pPr>
      <w:r w:rsidRPr="00A00008">
        <w:rPr>
          <w:rFonts w:ascii="標楷體-繁" w:eastAsia="標楷體-繁" w:hAnsi="Microsoft JhengHei"/>
          <w:color w:val="000000" w:themeColor="text1"/>
          <w:sz w:val="18"/>
          <w:szCs w:val="18"/>
        </w:rPr>
        <w:t>目的：110 個細群對「錢花在哪」太細，消費被切得太碎。將細群合併成 25 個可命名、好解讀的大類。</w:t>
      </w:r>
      <w:r w:rsidRPr="00A00008">
        <w:rPr>
          <w:rFonts w:ascii="標楷體-繁" w:eastAsia="標楷體-繁" w:hAnsi="Microsoft JhengHei" w:hint="eastAsia"/>
          <w:color w:val="000000" w:themeColor="text1"/>
          <w:sz w:val="18"/>
          <w:szCs w:val="18"/>
        </w:rPr>
        <w:t>第一階段是</w:t>
      </w:r>
      <w:r w:rsidRPr="00A00008">
        <w:rPr>
          <w:rFonts w:ascii="標楷體-繁" w:eastAsia="標楷體-繁" w:hAnsi="Microsoft JhengHei"/>
          <w:color w:val="000000" w:themeColor="text1"/>
          <w:sz w:val="18"/>
          <w:szCs w:val="18"/>
        </w:rPr>
        <w:t>以 「商品」 為單位，</w:t>
      </w:r>
      <w:r w:rsidRPr="00A00008">
        <w:rPr>
          <w:rFonts w:ascii="標楷體-繁" w:eastAsia="標楷體-繁" w:hAnsi="Microsoft JhengHei" w:hint="eastAsia"/>
          <w:color w:val="000000" w:themeColor="text1"/>
          <w:sz w:val="18"/>
          <w:szCs w:val="18"/>
        </w:rPr>
        <w:t>這裡則</w:t>
      </w:r>
      <w:r w:rsidRPr="00A00008">
        <w:rPr>
          <w:rFonts w:ascii="標楷體-繁" w:eastAsia="標楷體-繁" w:hAnsi="Microsoft JhengHei"/>
          <w:color w:val="000000" w:themeColor="text1"/>
          <w:sz w:val="18"/>
          <w:szCs w:val="18"/>
        </w:rPr>
        <w:t>是以「消費行為類別」為單位</w:t>
      </w:r>
    </w:p>
    <w:p w14:paraId="7A090FA0" w14:textId="77777777" w:rsidR="0049769B" w:rsidRPr="00A00008" w:rsidRDefault="0049769B" w:rsidP="00833FFC">
      <w:pPr>
        <w:pStyle w:val="aa"/>
        <w:numPr>
          <w:ilvl w:val="0"/>
          <w:numId w:val="25"/>
        </w:numPr>
        <w:spacing w:after="0" w:line="120" w:lineRule="auto"/>
        <w:rPr>
          <w:rFonts w:ascii="標楷體-繁" w:eastAsia="標楷體-繁" w:hAnsi="Microsoft JhengHei"/>
          <w:color w:val="000000" w:themeColor="text1"/>
          <w:sz w:val="18"/>
          <w:szCs w:val="18"/>
        </w:rPr>
      </w:pPr>
      <w:r w:rsidRPr="00A00008">
        <w:rPr>
          <w:rFonts w:ascii="標楷體-繁" w:eastAsia="標楷體-繁" w:hAnsi="Microsoft JhengHei" w:hint="eastAsia"/>
          <w:color w:val="000000" w:themeColor="text1"/>
          <w:sz w:val="18"/>
          <w:szCs w:val="18"/>
        </w:rPr>
        <w:t>去</w:t>
      </w:r>
      <w:r w:rsidRPr="00A00008">
        <w:rPr>
          <w:rFonts w:ascii="標楷體-繁" w:eastAsia="標楷體-繁" w:hAnsi="Microsoft JhengHei"/>
          <w:color w:val="000000" w:themeColor="text1"/>
          <w:sz w:val="18"/>
          <w:szCs w:val="18"/>
        </w:rPr>
        <w:t xml:space="preserve">除 noise：移除第一階段 HDBSCAN 標記為 </w:t>
      </w:r>
      <w:r w:rsidRPr="00A00008">
        <w:rPr>
          <w:rFonts w:ascii="標楷體-繁" w:eastAsia="標楷體-繁" w:hAnsi="Cambria Math" w:cs="Cambria Math"/>
          <w:color w:val="000000" w:themeColor="text1"/>
          <w:sz w:val="18"/>
          <w:szCs w:val="18"/>
        </w:rPr>
        <w:t>−</w:t>
      </w:r>
      <w:r w:rsidRPr="00A00008">
        <w:rPr>
          <w:rFonts w:ascii="標楷體-繁" w:eastAsia="標楷體-繁" w:hAnsi="Microsoft JhengHei"/>
          <w:color w:val="000000" w:themeColor="text1"/>
          <w:sz w:val="18"/>
          <w:szCs w:val="18"/>
        </w:rPr>
        <w:t>1 的離群品項。</w:t>
      </w:r>
    </w:p>
    <w:p w14:paraId="721D9322" w14:textId="77777777" w:rsidR="0049769B" w:rsidRPr="00A00008" w:rsidRDefault="0049769B" w:rsidP="00833FFC">
      <w:pPr>
        <w:pStyle w:val="aa"/>
        <w:numPr>
          <w:ilvl w:val="0"/>
          <w:numId w:val="25"/>
        </w:numPr>
        <w:spacing w:after="0" w:line="120" w:lineRule="auto"/>
        <w:rPr>
          <w:rFonts w:ascii="標楷體-繁" w:eastAsia="標楷體-繁" w:hAnsi="Microsoft JhengHei"/>
          <w:color w:val="000000" w:themeColor="text1"/>
          <w:sz w:val="18"/>
          <w:szCs w:val="18"/>
        </w:rPr>
      </w:pPr>
      <w:r w:rsidRPr="00A00008">
        <w:rPr>
          <w:rFonts w:ascii="標楷體-繁" w:eastAsia="標楷體-繁" w:hAnsi="Microsoft JhengHei"/>
          <w:color w:val="000000" w:themeColor="text1"/>
          <w:sz w:val="18"/>
          <w:szCs w:val="18"/>
        </w:rPr>
        <w:t>AHC 合併：對每個細群的「中心向量」做 Agglomerative Hierarchical Clustering（Ward）合併成 K 群。</w:t>
      </w:r>
    </w:p>
    <w:p w14:paraId="023180A2" w14:textId="69ED05CA" w:rsidR="0049769B" w:rsidRPr="00A00008" w:rsidRDefault="0049769B" w:rsidP="00833FFC">
      <w:pPr>
        <w:pStyle w:val="aa"/>
        <w:numPr>
          <w:ilvl w:val="1"/>
          <w:numId w:val="25"/>
        </w:numPr>
        <w:spacing w:after="0" w:line="120" w:lineRule="auto"/>
        <w:rPr>
          <w:rFonts w:ascii="標楷體-繁" w:eastAsia="標楷體-繁" w:hAnsi="Microsoft JhengHei"/>
          <w:color w:val="000000" w:themeColor="text1"/>
          <w:sz w:val="18"/>
          <w:szCs w:val="18"/>
        </w:rPr>
      </w:pPr>
      <w:r w:rsidRPr="00A00008">
        <w:rPr>
          <w:rFonts w:ascii="標楷體-繁" w:eastAsia="標楷體-繁" w:hAnsi="Microsoft JhengHei"/>
          <w:color w:val="000000" w:themeColor="text1"/>
          <w:sz w:val="18"/>
          <w:szCs w:val="18"/>
        </w:rPr>
        <w:t>可直接指定群數 K</w:t>
      </w:r>
      <w:r w:rsidRPr="00A00008">
        <w:rPr>
          <w:rFonts w:ascii="標楷體-繁" w:eastAsia="標楷體-繁" w:hAnsi="Microsoft JhengHei" w:hint="eastAsia"/>
          <w:color w:val="000000" w:themeColor="text1"/>
          <w:sz w:val="18"/>
          <w:szCs w:val="18"/>
        </w:rPr>
        <w:t>、小樣本下更穩定</w:t>
      </w:r>
    </w:p>
    <w:p w14:paraId="29B26AED" w14:textId="4FE008B4" w:rsidR="0049769B" w:rsidRPr="00E808E5" w:rsidRDefault="0049769B" w:rsidP="00833FFC">
      <w:pPr>
        <w:pStyle w:val="aa"/>
        <w:numPr>
          <w:ilvl w:val="0"/>
          <w:numId w:val="25"/>
        </w:numPr>
        <w:spacing w:after="0" w:line="120" w:lineRule="auto"/>
        <w:rPr>
          <w:rFonts w:ascii="標楷體-繁" w:eastAsia="標楷體-繁"/>
          <w:color w:val="000000" w:themeColor="text1"/>
          <w:sz w:val="18"/>
          <w:szCs w:val="18"/>
        </w:rPr>
      </w:pPr>
      <w:r w:rsidRPr="00A00008">
        <w:rPr>
          <w:rFonts w:ascii="標楷體-繁" w:eastAsia="標楷體-繁" w:hAnsi="Microsoft JhengHei"/>
          <w:color w:val="000000" w:themeColor="text1"/>
          <w:sz w:val="18"/>
          <w:szCs w:val="18"/>
        </w:rPr>
        <w:t xml:space="preserve">人工命名：依群內品項語意，為 25 個超類型命名（如正餐主食、手搖飲料、瓶裝茶飲）。 </w:t>
      </w:r>
    </w:p>
    <w:p w14:paraId="0A97D6EB" w14:textId="2408CCB3" w:rsidR="00E808E5" w:rsidRPr="00E808E5" w:rsidRDefault="00E808E5" w:rsidP="00E808E5">
      <w:pPr>
        <w:spacing w:after="0" w:line="120" w:lineRule="auto"/>
        <w:rPr>
          <w:rFonts w:ascii="標楷體-繁" w:eastAsia="標楷體-繁"/>
          <w:color w:val="000000" w:themeColor="text1"/>
          <w:sz w:val="18"/>
          <w:szCs w:val="18"/>
        </w:rPr>
      </w:pPr>
      <w:r>
        <w:rPr>
          <w:rFonts w:ascii="標楷體-繁" w:eastAsia="標楷體-繁" w:hint="eastAsia"/>
          <w:color w:val="000000" w:themeColor="text1"/>
          <w:sz w:val="18"/>
          <w:szCs w:val="18"/>
        </w:rPr>
        <w:t>完整分群結果：</w:t>
      </w:r>
      <w:proofErr w:type="spellStart"/>
      <w:r w:rsidRPr="00E808E5">
        <w:rPr>
          <w:rFonts w:ascii="標楷體-繁" w:eastAsia="標楷體-繁"/>
          <w:i/>
          <w:iCs/>
          <w:color w:val="000000" w:themeColor="text1"/>
          <w:sz w:val="18"/>
          <w:szCs w:val="18"/>
        </w:rPr>
        <w:t>member_c</w:t>
      </w:r>
      <w:proofErr w:type="spellEnd"/>
      <w:r w:rsidRPr="00E808E5">
        <w:rPr>
          <w:rFonts w:ascii="標楷體-繁" w:eastAsia="標楷體-繁"/>
          <w:i/>
          <w:iCs/>
          <w:color w:val="000000" w:themeColor="text1"/>
          <w:sz w:val="18"/>
          <w:szCs w:val="18"/>
        </w:rPr>
        <w:t>/outputs/supertype_K25_members.csv</w:t>
      </w:r>
    </w:p>
    <w:p w14:paraId="251016A4" w14:textId="4E2B44A7" w:rsidR="0049769B" w:rsidRPr="00A00008" w:rsidRDefault="0049769B" w:rsidP="00833FFC">
      <w:pPr>
        <w:tabs>
          <w:tab w:val="left" w:pos="3780"/>
        </w:tabs>
        <w:spacing w:after="0" w:line="120" w:lineRule="auto"/>
        <w:rPr>
          <w:rFonts w:ascii="標楷體-繁" w:eastAsia="標楷體-繁"/>
          <w:b/>
          <w:bCs/>
          <w:color w:val="000000" w:themeColor="text1"/>
          <w:sz w:val="18"/>
          <w:szCs w:val="18"/>
        </w:rPr>
      </w:pPr>
      <w:r w:rsidRPr="00A00008">
        <w:rPr>
          <w:rFonts w:ascii="標楷體-繁" w:eastAsia="標楷體-繁"/>
          <w:b/>
          <w:bCs/>
          <w:color w:val="000000" w:themeColor="text1"/>
          <w:sz w:val="18"/>
          <w:szCs w:val="18"/>
        </w:rPr>
        <w:t xml:space="preserve">5.3 </w:t>
      </w:r>
      <w:r w:rsidRPr="00A00008">
        <w:rPr>
          <w:rFonts w:ascii="標楷體-繁" w:eastAsia="標楷體-繁" w:hint="eastAsia"/>
          <w:b/>
          <w:bCs/>
          <w:color w:val="000000" w:themeColor="text1"/>
          <w:sz w:val="18"/>
          <w:szCs w:val="18"/>
        </w:rPr>
        <w:t>分群評估</w:t>
      </w:r>
    </w:p>
    <w:p w14:paraId="27966B23" w14:textId="32E96416" w:rsidR="0049769B" w:rsidRDefault="0049769B" w:rsidP="00833FFC">
      <w:pPr>
        <w:tabs>
          <w:tab w:val="left" w:pos="3780"/>
        </w:tabs>
        <w:spacing w:after="0" w:line="120" w:lineRule="auto"/>
        <w:rPr>
          <w:rFonts w:ascii="標楷體-繁" w:eastAsia="標楷體-繁"/>
          <w:color w:val="000000" w:themeColor="text1"/>
          <w:sz w:val="18"/>
          <w:szCs w:val="18"/>
        </w:rPr>
      </w:pPr>
      <w:r w:rsidRPr="00A00008">
        <w:rPr>
          <w:rFonts w:ascii="標楷體-繁" w:eastAsia="標楷體-繁"/>
          <w:color w:val="000000" w:themeColor="text1"/>
          <w:sz w:val="18"/>
          <w:szCs w:val="18"/>
        </w:rPr>
        <w:t>商品分群為非監督任務，BERT 6 類標籤為外部基準（purity），並配合內部指標（silhouette）與結構指標（noise）</w:t>
      </w:r>
      <w:r w:rsidRPr="00A00008">
        <w:rPr>
          <w:rFonts w:ascii="標楷體-繁" w:eastAsia="標楷體-繁" w:hint="eastAsia"/>
          <w:color w:val="000000" w:themeColor="text1"/>
          <w:sz w:val="18"/>
          <w:szCs w:val="18"/>
        </w:rPr>
        <w:t>比較。</w:t>
      </w:r>
    </w:p>
    <w:p w14:paraId="6DAE2B3C" w14:textId="7CDBCAE4" w:rsidR="00336E38" w:rsidRDefault="00336E38" w:rsidP="00833FFC">
      <w:pPr>
        <w:tabs>
          <w:tab w:val="left" w:pos="3780"/>
        </w:tabs>
        <w:spacing w:after="0" w:line="120" w:lineRule="auto"/>
        <w:rPr>
          <w:rFonts w:ascii="標楷體-繁" w:eastAsia="標楷體-繁"/>
          <w:color w:val="000000" w:themeColor="text1"/>
          <w:sz w:val="18"/>
          <w:szCs w:val="18"/>
        </w:rPr>
      </w:pPr>
      <w:r>
        <w:rPr>
          <w:rFonts w:ascii="標楷體-繁" w:eastAsia="標楷體-繁" w:hint="eastAsia"/>
          <w:color w:val="000000" w:themeColor="text1"/>
          <w:sz w:val="18"/>
          <w:szCs w:val="18"/>
        </w:rPr>
        <w:t>我們使用關鍵字比對以及</w:t>
      </w:r>
      <w:r>
        <w:rPr>
          <w:rFonts w:ascii="標楷體-繁" w:eastAsia="標楷體-繁"/>
          <w:color w:val="000000" w:themeColor="text1"/>
          <w:sz w:val="18"/>
          <w:szCs w:val="18"/>
        </w:rPr>
        <w:t xml:space="preserve"> ML</w:t>
      </w:r>
      <w:r>
        <w:rPr>
          <w:rFonts w:ascii="標楷體-繁" w:eastAsia="標楷體-繁" w:hint="eastAsia"/>
          <w:color w:val="000000" w:themeColor="text1"/>
          <w:sz w:val="18"/>
          <w:szCs w:val="18"/>
        </w:rPr>
        <w:t>分群方法作為</w:t>
      </w:r>
      <w:r>
        <w:rPr>
          <w:rFonts w:ascii="標楷體-繁" w:eastAsia="標楷體-繁"/>
          <w:color w:val="000000" w:themeColor="text1"/>
          <w:sz w:val="18"/>
          <w:szCs w:val="18"/>
        </w:rPr>
        <w:t xml:space="preserve"> baseline</w:t>
      </w:r>
      <w:r>
        <w:rPr>
          <w:rFonts w:ascii="標楷體-繁" w:eastAsia="標楷體-繁" w:hint="eastAsia"/>
          <w:color w:val="000000" w:themeColor="text1"/>
          <w:sz w:val="18"/>
          <w:szCs w:val="18"/>
        </w:rPr>
        <w:t>，以及比較</w:t>
      </w:r>
      <w:r w:rsidRPr="00336E38">
        <w:rPr>
          <w:rFonts w:ascii="標楷體-繁" w:eastAsia="標楷體-繁"/>
          <w:color w:val="000000" w:themeColor="text1"/>
          <w:sz w:val="18"/>
          <w:szCs w:val="18"/>
        </w:rPr>
        <w:t>三種降維方式（無降維、PCA、UMAP）</w:t>
      </w:r>
      <w:r w:rsidRPr="00336E38">
        <w:rPr>
          <w:rFonts w:ascii="標楷體-繁" w:eastAsia="標楷體-繁"/>
          <w:color w:val="000000" w:themeColor="text1"/>
          <w:sz w:val="18"/>
          <w:szCs w:val="18"/>
        </w:rPr>
        <w:t>×</w:t>
      </w:r>
      <w:r w:rsidRPr="00336E38">
        <w:rPr>
          <w:rFonts w:ascii="標楷體-繁" w:eastAsia="標楷體-繁"/>
          <w:color w:val="000000" w:themeColor="text1"/>
          <w:sz w:val="18"/>
          <w:szCs w:val="18"/>
        </w:rPr>
        <w:t xml:space="preserve"> 三種分群演算法（HDBSCAN、K-Means、AHC）</w:t>
      </w:r>
      <w:r>
        <w:rPr>
          <w:rFonts w:ascii="標楷體-繁" w:eastAsia="標楷體-繁" w:hint="eastAsia"/>
          <w:color w:val="000000" w:themeColor="text1"/>
          <w:sz w:val="18"/>
          <w:szCs w:val="18"/>
        </w:rPr>
        <w:t>來作比較實驗。</w:t>
      </w:r>
    </w:p>
    <w:p w14:paraId="260AD61F" w14:textId="25D9CBCE" w:rsidR="00336E38" w:rsidRDefault="00336E38" w:rsidP="00833FFC">
      <w:pPr>
        <w:tabs>
          <w:tab w:val="left" w:pos="3780"/>
        </w:tabs>
        <w:spacing w:after="0" w:line="120" w:lineRule="auto"/>
        <w:rPr>
          <w:rFonts w:ascii="標楷體-繁" w:eastAsia="標楷體-繁"/>
          <w:color w:val="000000" w:themeColor="text1"/>
          <w:sz w:val="18"/>
          <w:szCs w:val="18"/>
        </w:rPr>
      </w:pPr>
      <w:r>
        <w:rPr>
          <w:rFonts w:ascii="標楷體-繁" w:eastAsia="標楷體-繁" w:hint="eastAsia"/>
          <w:color w:val="000000" w:themeColor="text1"/>
          <w:sz w:val="18"/>
          <w:szCs w:val="18"/>
        </w:rPr>
        <w:t>完整實驗表格：</w:t>
      </w:r>
      <w:proofErr w:type="spellStart"/>
      <w:r w:rsidRPr="00336E38">
        <w:rPr>
          <w:rFonts w:ascii="標楷體-繁" w:eastAsia="標楷體-繁"/>
          <w:i/>
          <w:iCs/>
          <w:color w:val="000000" w:themeColor="text1"/>
          <w:sz w:val="18"/>
          <w:szCs w:val="18"/>
        </w:rPr>
        <w:t>member_c</w:t>
      </w:r>
      <w:proofErr w:type="spellEnd"/>
      <w:r w:rsidRPr="00336E38">
        <w:rPr>
          <w:rFonts w:ascii="標楷體-繁" w:eastAsia="標楷體-繁"/>
          <w:i/>
          <w:iCs/>
          <w:color w:val="000000" w:themeColor="text1"/>
          <w:sz w:val="18"/>
          <w:szCs w:val="18"/>
        </w:rPr>
        <w:t>/clustering_comparison_merged.csv</w:t>
      </w:r>
    </w:p>
    <w:p w14:paraId="44B57AEB" w14:textId="6E9D524C" w:rsidR="00336E38" w:rsidRPr="00A00008" w:rsidRDefault="00336E38" w:rsidP="00833FFC">
      <w:pPr>
        <w:tabs>
          <w:tab w:val="left" w:pos="3780"/>
        </w:tabs>
        <w:spacing w:after="0" w:line="120" w:lineRule="auto"/>
        <w:rPr>
          <w:rFonts w:ascii="標楷體-繁" w:eastAsia="標楷體-繁"/>
          <w:color w:val="000000" w:themeColor="text1"/>
          <w:sz w:val="18"/>
          <w:szCs w:val="18"/>
        </w:rPr>
      </w:pPr>
      <w:r w:rsidRPr="00336E38">
        <w:rPr>
          <w:rFonts w:ascii="標楷體-繁" w:eastAsia="標楷體-繁"/>
          <w:noProof/>
          <w:color w:val="000000" w:themeColor="text1"/>
          <w:sz w:val="18"/>
          <w:szCs w:val="18"/>
        </w:rPr>
        <w:drawing>
          <wp:inline distT="0" distB="0" distL="0" distR="0" wp14:anchorId="246B2F5A" wp14:editId="421A88BA">
            <wp:extent cx="3284855" cy="1714500"/>
            <wp:effectExtent l="0" t="0" r="4445" b="0"/>
            <wp:docPr id="2506353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35355" name=""/>
                    <pic:cNvPicPr/>
                  </pic:nvPicPr>
                  <pic:blipFill>
                    <a:blip r:embed="rId22"/>
                    <a:stretch>
                      <a:fillRect/>
                    </a:stretch>
                  </pic:blipFill>
                  <pic:spPr>
                    <a:xfrm>
                      <a:off x="0" y="0"/>
                      <a:ext cx="3284855" cy="1714500"/>
                    </a:xfrm>
                    <a:prstGeom prst="rect">
                      <a:avLst/>
                    </a:prstGeom>
                  </pic:spPr>
                </pic:pic>
              </a:graphicData>
            </a:graphic>
          </wp:inline>
        </w:drawing>
      </w:r>
    </w:p>
    <w:p w14:paraId="37992933" w14:textId="6D77D7D3" w:rsidR="0049769B" w:rsidRPr="00A00008" w:rsidRDefault="00F26558" w:rsidP="00833FFC">
      <w:pPr>
        <w:tabs>
          <w:tab w:val="left" w:pos="3780"/>
        </w:tabs>
        <w:spacing w:after="0" w:line="120" w:lineRule="auto"/>
        <w:rPr>
          <w:rFonts w:ascii="標楷體-繁" w:eastAsia="標楷體-繁"/>
          <w:b/>
          <w:bCs/>
          <w:color w:val="000000" w:themeColor="text1"/>
          <w:sz w:val="18"/>
          <w:szCs w:val="18"/>
        </w:rPr>
      </w:pPr>
      <w:r w:rsidRPr="00A00008">
        <w:rPr>
          <w:rFonts w:ascii="標楷體-繁" w:eastAsia="標楷體-繁"/>
          <w:b/>
          <w:bCs/>
          <w:color w:val="000000" w:themeColor="text1"/>
          <w:sz w:val="18"/>
          <w:szCs w:val="18"/>
        </w:rPr>
        <w:t xml:space="preserve">5.4 </w:t>
      </w:r>
      <w:r w:rsidRPr="00A00008">
        <w:rPr>
          <w:rFonts w:ascii="標楷體-繁" w:eastAsia="標楷體-繁" w:hint="eastAsia"/>
          <w:b/>
          <w:bCs/>
          <w:color w:val="000000" w:themeColor="text1"/>
          <w:sz w:val="18"/>
          <w:szCs w:val="18"/>
        </w:rPr>
        <w:t>第</w:t>
      </w:r>
      <w:r w:rsidRPr="00A00008">
        <w:rPr>
          <w:rFonts w:ascii="標楷體-繁" w:eastAsia="標楷體-繁"/>
          <w:b/>
          <w:bCs/>
          <w:color w:val="000000" w:themeColor="text1"/>
          <w:sz w:val="18"/>
          <w:szCs w:val="18"/>
        </w:rPr>
        <w:t>三階段：個人化消費增量分析</w:t>
      </w:r>
    </w:p>
    <w:p w14:paraId="19C0AAC8" w14:textId="676D6BC6" w:rsidR="00F26558" w:rsidRPr="00A00008" w:rsidRDefault="00F26558" w:rsidP="00833FFC">
      <w:pPr>
        <w:tabs>
          <w:tab w:val="left" w:pos="3780"/>
        </w:tabs>
        <w:spacing w:after="0" w:line="120" w:lineRule="auto"/>
        <w:rPr>
          <w:rFonts w:ascii="標楷體-繁" w:eastAsia="標楷體-繁"/>
          <w:color w:val="000000" w:themeColor="text1"/>
          <w:sz w:val="18"/>
          <w:szCs w:val="18"/>
        </w:rPr>
      </w:pPr>
      <w:r w:rsidRPr="00A00008">
        <w:rPr>
          <w:rFonts w:ascii="標楷體-繁" w:eastAsia="標楷體-繁" w:hint="eastAsia"/>
          <w:color w:val="000000" w:themeColor="text1"/>
          <w:sz w:val="18"/>
          <w:szCs w:val="18"/>
        </w:rPr>
        <w:t>研究步驟：</w:t>
      </w:r>
    </w:p>
    <w:p w14:paraId="1B84C844" w14:textId="1AD84A45" w:rsidR="00F26558" w:rsidRPr="00A00008" w:rsidRDefault="00F26558" w:rsidP="00833FFC">
      <w:pPr>
        <w:pStyle w:val="a"/>
        <w:spacing w:after="0" w:line="120" w:lineRule="auto"/>
        <w:rPr>
          <w:rFonts w:ascii="標楷體-繁" w:eastAsia="標楷體-繁" w:hAnsi="標楷體"/>
          <w:color w:val="000000" w:themeColor="text1"/>
          <w:sz w:val="18"/>
          <w:szCs w:val="18"/>
          <w:lang w:eastAsia="zh-TW"/>
        </w:rPr>
      </w:pPr>
      <w:r w:rsidRPr="00A00008">
        <w:rPr>
          <w:rFonts w:ascii="標楷體-繁" w:eastAsia="標楷體-繁" w:hAnsi="標楷體"/>
          <w:color w:val="000000" w:themeColor="text1"/>
          <w:sz w:val="18"/>
          <w:szCs w:val="18"/>
          <w:lang w:eastAsia="zh-TW"/>
        </w:rPr>
        <w:t>統計每位 User 在各 cluster 的月單價與數量</w:t>
      </w:r>
      <w:r w:rsidRPr="00A00008">
        <w:rPr>
          <w:rFonts w:ascii="標楷體-繁" w:eastAsia="標楷體-繁" w:hAnsi="標楷體" w:hint="eastAsia"/>
          <w:color w:val="000000" w:themeColor="text1"/>
          <w:sz w:val="18"/>
          <w:szCs w:val="18"/>
          <w:lang w:eastAsia="zh-TW"/>
        </w:rPr>
        <w:t>，把統一分群的結果對應回個人資料</w:t>
      </w:r>
    </w:p>
    <w:p w14:paraId="56A41FD7" w14:textId="4695B853" w:rsidR="00F26558" w:rsidRPr="00A00008" w:rsidRDefault="00F26558" w:rsidP="00833FFC">
      <w:pPr>
        <w:pStyle w:val="a"/>
        <w:spacing w:after="0" w:line="120" w:lineRule="auto"/>
        <w:rPr>
          <w:rFonts w:ascii="標楷體-繁" w:eastAsia="標楷體-繁"/>
          <w:color w:val="000000" w:themeColor="text1"/>
          <w:sz w:val="18"/>
          <w:szCs w:val="18"/>
          <w:lang w:eastAsia="zh-TW"/>
        </w:rPr>
      </w:pPr>
      <w:r w:rsidRPr="00A00008">
        <w:rPr>
          <w:rFonts w:ascii="標楷體-繁" w:eastAsia="標楷體-繁" w:hAnsi="標楷體"/>
          <w:color w:val="000000" w:themeColor="text1"/>
          <w:sz w:val="18"/>
          <w:szCs w:val="18"/>
          <w:lang w:eastAsia="zh-TW"/>
        </w:rPr>
        <w:t>分析門檻（per-use</w:t>
      </w:r>
      <w:r w:rsidRPr="00A00008">
        <w:rPr>
          <w:rFonts w:ascii="標楷體-繁" w:eastAsia="標楷體-繁"/>
          <w:color w:val="000000" w:themeColor="text1"/>
          <w:sz w:val="18"/>
          <w:szCs w:val="18"/>
          <w:lang w:eastAsia="zh-TW"/>
        </w:rPr>
        <w:t xml:space="preserve">r、每超類型）：基期 </w:t>
      </w:r>
      <w:r w:rsidRPr="00A00008">
        <w:rPr>
          <w:rFonts w:ascii="標楷體-繁" w:eastAsia="標楷體-繁"/>
          <w:color w:val="000000" w:themeColor="text1"/>
          <w:sz w:val="18"/>
          <w:szCs w:val="18"/>
          <w:lang w:eastAsia="zh-TW"/>
        </w:rPr>
        <w:t>≥</w:t>
      </w:r>
      <w:r w:rsidRPr="00A00008">
        <w:rPr>
          <w:rFonts w:ascii="標楷體-繁" w:eastAsia="標楷體-繁"/>
          <w:color w:val="000000" w:themeColor="text1"/>
          <w:sz w:val="18"/>
          <w:szCs w:val="18"/>
          <w:lang w:eastAsia="zh-TW"/>
        </w:rPr>
        <w:t xml:space="preserve"> 2 月 且（月均量 </w:t>
      </w:r>
      <w:r w:rsidRPr="00A00008">
        <w:rPr>
          <w:rFonts w:ascii="標楷體-繁" w:eastAsia="標楷體-繁"/>
          <w:color w:val="000000" w:themeColor="text1"/>
          <w:sz w:val="18"/>
          <w:szCs w:val="18"/>
          <w:lang w:eastAsia="zh-TW"/>
        </w:rPr>
        <w:t>≥</w:t>
      </w:r>
      <w:r w:rsidRPr="00A00008">
        <w:rPr>
          <w:rFonts w:ascii="標楷體-繁" w:eastAsia="標楷體-繁"/>
          <w:color w:val="000000" w:themeColor="text1"/>
          <w:sz w:val="18"/>
          <w:szCs w:val="18"/>
          <w:lang w:eastAsia="zh-TW"/>
        </w:rPr>
        <w:t xml:space="preserve"> 10 或 月均花費 </w:t>
      </w:r>
      <w:r w:rsidRPr="00A00008">
        <w:rPr>
          <w:rFonts w:ascii="標楷體-繁" w:eastAsia="標楷體-繁"/>
          <w:color w:val="000000" w:themeColor="text1"/>
          <w:sz w:val="18"/>
          <w:szCs w:val="18"/>
          <w:lang w:eastAsia="zh-TW"/>
        </w:rPr>
        <w:t>≥</w:t>
      </w:r>
      <w:r w:rsidRPr="00A00008">
        <w:rPr>
          <w:rFonts w:ascii="標楷體-繁" w:eastAsia="標楷體-繁"/>
          <w:color w:val="000000" w:themeColor="text1"/>
          <w:sz w:val="18"/>
          <w:szCs w:val="18"/>
          <w:lang w:eastAsia="zh-TW"/>
        </w:rPr>
        <w:t xml:space="preserve"> 100），過濾買太少、比漲價沒意義的類別。</w:t>
      </w:r>
    </w:p>
    <w:p w14:paraId="3F41C08E" w14:textId="1BACE303" w:rsidR="005F71CC" w:rsidRPr="005F71CC" w:rsidRDefault="00F26558" w:rsidP="00833FFC">
      <w:pPr>
        <w:pStyle w:val="a"/>
        <w:spacing w:after="0" w:line="120" w:lineRule="auto"/>
        <w:rPr>
          <w:rFonts w:ascii="標楷體-繁" w:eastAsia="標楷體-繁"/>
          <w:color w:val="000000" w:themeColor="text1"/>
          <w:sz w:val="18"/>
          <w:szCs w:val="18"/>
          <w:lang w:eastAsia="zh-TW"/>
        </w:rPr>
      </w:pPr>
      <w:r w:rsidRPr="00A00008">
        <w:rPr>
          <w:rFonts w:ascii="標楷體-繁" w:eastAsia="標楷體-繁" w:hint="eastAsia"/>
          <w:color w:val="000000" w:themeColor="text1"/>
          <w:sz w:val="18"/>
          <w:szCs w:val="18"/>
          <w:lang w:eastAsia="zh-TW"/>
        </w:rPr>
        <w:t>針對通過門檻群進行增量分析以及歷史數據分析</w:t>
      </w:r>
    </w:p>
    <w:p w14:paraId="56CB61C7" w14:textId="77777777" w:rsidR="005F71CC" w:rsidRDefault="00F26558" w:rsidP="00833FFC">
      <w:pPr>
        <w:pStyle w:val="a"/>
        <w:numPr>
          <w:ilvl w:val="0"/>
          <w:numId w:val="0"/>
        </w:numPr>
        <w:spacing w:after="0" w:line="120" w:lineRule="auto"/>
        <w:rPr>
          <w:rFonts w:ascii="標楷體-繁" w:eastAsia="標楷體-繁"/>
          <w:b/>
          <w:bCs/>
          <w:color w:val="000000" w:themeColor="text1"/>
          <w:sz w:val="18"/>
          <w:szCs w:val="18"/>
          <w:lang w:eastAsia="zh-TW"/>
        </w:rPr>
      </w:pPr>
      <w:r w:rsidRPr="005F71CC">
        <w:rPr>
          <w:rFonts w:ascii="標楷體-繁" w:eastAsia="標楷體-繁"/>
          <w:b/>
          <w:bCs/>
          <w:color w:val="000000" w:themeColor="text1"/>
          <w:sz w:val="18"/>
          <w:szCs w:val="18"/>
        </w:rPr>
        <w:t xml:space="preserve">5.4.1 </w:t>
      </w:r>
      <w:r w:rsidRPr="005F71CC">
        <w:rPr>
          <w:rFonts w:ascii="標楷體-繁" w:eastAsia="標楷體-繁" w:hint="eastAsia"/>
          <w:b/>
          <w:bCs/>
          <w:color w:val="000000" w:themeColor="text1"/>
          <w:sz w:val="18"/>
          <w:szCs w:val="18"/>
          <w:lang w:eastAsia="zh-TW"/>
        </w:rPr>
        <w:t>分析結果</w:t>
      </w:r>
    </w:p>
    <w:p w14:paraId="7A50849E" w14:textId="77777777" w:rsidR="00336E38" w:rsidRDefault="00F26558" w:rsidP="00833FFC">
      <w:pPr>
        <w:pStyle w:val="a"/>
        <w:numPr>
          <w:ilvl w:val="0"/>
          <w:numId w:val="0"/>
        </w:numPr>
        <w:spacing w:after="0" w:line="120" w:lineRule="auto"/>
        <w:rPr>
          <w:rFonts w:ascii="標楷體-繁" w:eastAsia="標楷體-繁"/>
          <w:color w:val="000000" w:themeColor="text1"/>
          <w:sz w:val="18"/>
          <w:szCs w:val="18"/>
          <w:lang w:eastAsia="zh-TW"/>
        </w:rPr>
      </w:pPr>
      <w:r w:rsidRPr="00A00008">
        <w:rPr>
          <w:rFonts w:ascii="標楷體-繁" w:eastAsia="標楷體-繁"/>
          <w:noProof/>
          <w:sz w:val="18"/>
          <w:szCs w:val="18"/>
        </w:rPr>
        <w:drawing>
          <wp:inline distT="0" distB="0" distL="0" distR="0" wp14:anchorId="26F94006" wp14:editId="168A9F7D">
            <wp:extent cx="2929850" cy="1105786"/>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rement_all_users.png"/>
                    <pic:cNvPicPr/>
                  </pic:nvPicPr>
                  <pic:blipFill>
                    <a:blip r:embed="rId23"/>
                    <a:stretch>
                      <a:fillRect/>
                    </a:stretch>
                  </pic:blipFill>
                  <pic:spPr>
                    <a:xfrm>
                      <a:off x="0" y="0"/>
                      <a:ext cx="3003591" cy="1133617"/>
                    </a:xfrm>
                    <a:prstGeom prst="rect">
                      <a:avLst/>
                    </a:prstGeom>
                  </pic:spPr>
                </pic:pic>
              </a:graphicData>
            </a:graphic>
          </wp:inline>
        </w:drawing>
      </w:r>
    </w:p>
    <w:p w14:paraId="5D499FB7" w14:textId="2E151D5A" w:rsidR="00336E38" w:rsidRPr="00336E38" w:rsidRDefault="00336E38" w:rsidP="00336E38">
      <w:pPr>
        <w:spacing w:afterLines="50" w:after="180" w:line="120" w:lineRule="auto"/>
        <w:jc w:val="center"/>
        <w:rPr>
          <w:rFonts w:ascii="標楷體-繁" w:eastAsia="標楷體-繁" w:hAnsi="標楷體"/>
          <w:i/>
          <w:color w:val="555555"/>
          <w:sz w:val="18"/>
          <w:szCs w:val="18"/>
        </w:rPr>
      </w:pPr>
      <w:r w:rsidRPr="00A00008">
        <w:rPr>
          <w:rFonts w:ascii="標楷體-繁" w:eastAsia="標楷體-繁" w:hAnsi="標楷體"/>
          <w:i/>
          <w:color w:val="555555"/>
          <w:sz w:val="18"/>
          <w:szCs w:val="18"/>
        </w:rPr>
        <w:t>圖</w:t>
      </w:r>
      <w:r>
        <w:rPr>
          <w:rFonts w:ascii="標楷體-繁" w:eastAsia="標楷體-繁" w:hAnsi="標楷體"/>
          <w:i/>
          <w:color w:val="555555"/>
          <w:sz w:val="18"/>
          <w:szCs w:val="18"/>
        </w:rPr>
        <w:t>10</w:t>
      </w:r>
      <w:r>
        <w:rPr>
          <w:rFonts w:ascii="標楷體-繁" w:eastAsia="標楷體-繁" w:hAnsi="標楷體" w:hint="eastAsia"/>
          <w:i/>
          <w:color w:val="555555"/>
          <w:sz w:val="18"/>
          <w:szCs w:val="18"/>
        </w:rPr>
        <w:t xml:space="preserve"> 增量分析</w:t>
      </w:r>
      <w:r w:rsidRPr="00A00008">
        <w:rPr>
          <w:rFonts w:ascii="標楷體-繁" w:eastAsia="標楷體-繁" w:hAnsi="標楷體"/>
          <w:i/>
          <w:color w:val="555555"/>
          <w:sz w:val="18"/>
          <w:szCs w:val="18"/>
        </w:rPr>
        <w:t>：</w:t>
      </w:r>
      <w:r>
        <w:rPr>
          <w:rFonts w:ascii="標楷體-繁" w:eastAsia="標楷體-繁" w:hAnsi="標楷體" w:hint="eastAsia"/>
          <w:i/>
          <w:color w:val="555555"/>
          <w:sz w:val="18"/>
          <w:szCs w:val="18"/>
        </w:rPr>
        <w:t>分析</w:t>
      </w:r>
      <w:r>
        <w:rPr>
          <w:rFonts w:ascii="標楷體-繁" w:eastAsia="標楷體-繁" w:hAnsi="標楷體"/>
          <w:i/>
          <w:color w:val="555555"/>
          <w:sz w:val="18"/>
          <w:szCs w:val="18"/>
        </w:rPr>
        <w:t>user</w:t>
      </w:r>
      <w:r>
        <w:rPr>
          <w:rFonts w:ascii="標楷體-繁" w:eastAsia="標楷體-繁" w:hAnsi="標楷體" w:hint="eastAsia"/>
          <w:i/>
          <w:color w:val="555555"/>
          <w:sz w:val="18"/>
          <w:szCs w:val="18"/>
        </w:rPr>
        <w:t>當月與過去平均花費</w:t>
      </w:r>
      <w:r>
        <w:rPr>
          <w:rFonts w:ascii="標楷體-繁" w:eastAsia="標楷體-繁" w:hAnsi="標楷體"/>
          <w:i/>
          <w:color w:val="555555"/>
          <w:sz w:val="18"/>
          <w:szCs w:val="18"/>
        </w:rPr>
        <w:t>/</w:t>
      </w:r>
      <w:r>
        <w:rPr>
          <w:rFonts w:ascii="標楷體-繁" w:eastAsia="標楷體-繁" w:hAnsi="標楷體" w:hint="eastAsia"/>
          <w:i/>
          <w:color w:val="555555"/>
          <w:sz w:val="18"/>
          <w:szCs w:val="18"/>
        </w:rPr>
        <w:t>購買量差異</w:t>
      </w:r>
    </w:p>
    <w:p w14:paraId="77F93EC1" w14:textId="7DFC90BD" w:rsidR="00F26558" w:rsidRDefault="00F26558" w:rsidP="00833FFC">
      <w:pPr>
        <w:pStyle w:val="a"/>
        <w:numPr>
          <w:ilvl w:val="0"/>
          <w:numId w:val="0"/>
        </w:numPr>
        <w:spacing w:after="0" w:line="120" w:lineRule="auto"/>
        <w:rPr>
          <w:rFonts w:ascii="標楷體-繁" w:eastAsia="標楷體-繁"/>
          <w:color w:val="000000" w:themeColor="text1"/>
          <w:sz w:val="18"/>
          <w:szCs w:val="18"/>
          <w:lang w:eastAsia="zh-TW"/>
        </w:rPr>
      </w:pPr>
      <w:r w:rsidRPr="00A00008">
        <w:rPr>
          <w:rFonts w:ascii="標楷體-繁" w:eastAsia="標楷體-繁"/>
          <w:noProof/>
          <w:sz w:val="18"/>
          <w:szCs w:val="18"/>
        </w:rPr>
        <w:drawing>
          <wp:inline distT="0" distB="0" distL="0" distR="0" wp14:anchorId="750D5E06" wp14:editId="7FF184ED">
            <wp:extent cx="3046730" cy="865848"/>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series_all_users.png"/>
                    <pic:cNvPicPr/>
                  </pic:nvPicPr>
                  <pic:blipFill rotWithShape="1">
                    <a:blip r:embed="rId24"/>
                    <a:srcRect b="62801"/>
                    <a:stretch>
                      <a:fillRect/>
                    </a:stretch>
                  </pic:blipFill>
                  <pic:spPr bwMode="auto">
                    <a:xfrm>
                      <a:off x="0" y="0"/>
                      <a:ext cx="3047712" cy="866127"/>
                    </a:xfrm>
                    <a:prstGeom prst="rect">
                      <a:avLst/>
                    </a:prstGeom>
                    <a:ln>
                      <a:noFill/>
                    </a:ln>
                    <a:extLst>
                      <a:ext uri="{53640926-AAD7-44D8-BBD7-CCE9431645EC}">
                        <a14:shadowObscured xmlns:a14="http://schemas.microsoft.com/office/drawing/2010/main"/>
                      </a:ext>
                    </a:extLst>
                  </pic:spPr>
                </pic:pic>
              </a:graphicData>
            </a:graphic>
          </wp:inline>
        </w:drawing>
      </w:r>
    </w:p>
    <w:p w14:paraId="17AE88EF" w14:textId="6EABD643" w:rsidR="00336E38" w:rsidRPr="00336E38" w:rsidRDefault="00336E38" w:rsidP="00336E38">
      <w:pPr>
        <w:spacing w:afterLines="50" w:after="180" w:line="120" w:lineRule="auto"/>
        <w:jc w:val="center"/>
        <w:rPr>
          <w:rFonts w:ascii="標楷體-繁" w:eastAsia="標楷體-繁" w:hAnsi="標楷體"/>
          <w:i/>
          <w:color w:val="555555"/>
          <w:sz w:val="18"/>
          <w:szCs w:val="18"/>
        </w:rPr>
      </w:pPr>
      <w:r w:rsidRPr="00A00008">
        <w:rPr>
          <w:rFonts w:ascii="標楷體-繁" w:eastAsia="標楷體-繁" w:hAnsi="標楷體"/>
          <w:i/>
          <w:color w:val="555555"/>
          <w:sz w:val="18"/>
          <w:szCs w:val="18"/>
        </w:rPr>
        <w:t>圖</w:t>
      </w:r>
      <w:r>
        <w:rPr>
          <w:rFonts w:ascii="標楷體-繁" w:eastAsia="標楷體-繁" w:hAnsi="標楷體"/>
          <w:i/>
          <w:color w:val="555555"/>
          <w:sz w:val="18"/>
          <w:szCs w:val="18"/>
        </w:rPr>
        <w:t>11</w:t>
      </w:r>
      <w:r>
        <w:rPr>
          <w:rFonts w:ascii="標楷體-繁" w:eastAsia="標楷體-繁" w:hAnsi="標楷體" w:hint="eastAsia"/>
          <w:i/>
          <w:color w:val="555555"/>
          <w:sz w:val="18"/>
          <w:szCs w:val="18"/>
        </w:rPr>
        <w:t xml:space="preserve"> 歷史數據分析</w:t>
      </w:r>
      <w:r w:rsidRPr="00A00008">
        <w:rPr>
          <w:rFonts w:ascii="標楷體-繁" w:eastAsia="標楷體-繁" w:hAnsi="標楷體"/>
          <w:i/>
          <w:color w:val="555555"/>
          <w:sz w:val="18"/>
          <w:szCs w:val="18"/>
        </w:rPr>
        <w:t>：</w:t>
      </w:r>
      <w:r>
        <w:rPr>
          <w:rFonts w:ascii="標楷體-繁" w:eastAsia="標楷體-繁" w:hAnsi="標楷體" w:hint="eastAsia"/>
          <w:i/>
          <w:color w:val="555555"/>
          <w:sz w:val="18"/>
          <w:szCs w:val="18"/>
        </w:rPr>
        <w:t>分析</w:t>
      </w:r>
      <w:r>
        <w:rPr>
          <w:rFonts w:ascii="標楷體-繁" w:eastAsia="標楷體-繁" w:hAnsi="標楷體"/>
          <w:i/>
          <w:color w:val="555555"/>
          <w:sz w:val="18"/>
          <w:szCs w:val="18"/>
        </w:rPr>
        <w:t xml:space="preserve"> user </w:t>
      </w:r>
      <w:r>
        <w:rPr>
          <w:rFonts w:ascii="標楷體-繁" w:eastAsia="標楷體-繁" w:hAnsi="標楷體" w:hint="eastAsia"/>
          <w:i/>
          <w:color w:val="555555"/>
          <w:sz w:val="18"/>
          <w:szCs w:val="18"/>
        </w:rPr>
        <w:t>各月份的花費變化曲線</w:t>
      </w:r>
    </w:p>
    <w:p w14:paraId="7663DBF0" w14:textId="2D6EB652" w:rsidR="00F26558" w:rsidRPr="00A00008" w:rsidRDefault="00F26558" w:rsidP="00833FFC">
      <w:pPr>
        <w:pStyle w:val="a"/>
        <w:numPr>
          <w:ilvl w:val="0"/>
          <w:numId w:val="0"/>
        </w:numPr>
        <w:spacing w:after="0" w:line="120" w:lineRule="auto"/>
        <w:ind w:left="360" w:hanging="360"/>
        <w:rPr>
          <w:rFonts w:ascii="標楷體-繁" w:eastAsia="標楷體-繁"/>
          <w:b/>
          <w:bCs/>
          <w:color w:val="000000" w:themeColor="text1"/>
          <w:sz w:val="18"/>
          <w:szCs w:val="18"/>
          <w:lang w:eastAsia="zh-TW"/>
        </w:rPr>
      </w:pPr>
      <w:r w:rsidRPr="00A00008">
        <w:rPr>
          <w:rFonts w:ascii="標楷體-繁" w:eastAsia="標楷體-繁"/>
          <w:b/>
          <w:bCs/>
          <w:color w:val="000000" w:themeColor="text1"/>
          <w:sz w:val="18"/>
          <w:szCs w:val="18"/>
          <w:lang w:eastAsia="zh-TW"/>
        </w:rPr>
        <w:t xml:space="preserve">5.5 </w:t>
      </w:r>
      <w:r w:rsidRPr="00A00008">
        <w:rPr>
          <w:rFonts w:ascii="標楷體-繁" w:eastAsia="標楷體-繁" w:hint="eastAsia"/>
          <w:b/>
          <w:bCs/>
          <w:color w:val="000000" w:themeColor="text1"/>
          <w:sz w:val="18"/>
          <w:szCs w:val="18"/>
          <w:lang w:eastAsia="zh-TW"/>
        </w:rPr>
        <w:t>總結</w:t>
      </w:r>
    </w:p>
    <w:p w14:paraId="6FF96EB6" w14:textId="0B43D3AC" w:rsidR="00F26558" w:rsidRPr="00A00008" w:rsidRDefault="00F26558" w:rsidP="00833FFC">
      <w:pPr>
        <w:pStyle w:val="a"/>
        <w:spacing w:after="0" w:line="120" w:lineRule="auto"/>
        <w:rPr>
          <w:rFonts w:ascii="標楷體-繁" w:eastAsia="標楷體-繁"/>
          <w:color w:val="000000" w:themeColor="text1"/>
          <w:sz w:val="18"/>
          <w:szCs w:val="18"/>
          <w:lang w:eastAsia="zh-TW"/>
        </w:rPr>
      </w:pPr>
      <w:r w:rsidRPr="00A00008">
        <w:rPr>
          <w:rFonts w:ascii="標楷體-繁" w:eastAsia="標楷體-繁" w:hint="eastAsia"/>
          <w:color w:val="000000" w:themeColor="text1"/>
          <w:sz w:val="18"/>
          <w:szCs w:val="18"/>
          <w:lang w:eastAsia="zh-TW"/>
        </w:rPr>
        <w:t>以 BERT + UMAP + HDBSCAN 建立高品質商品語意分群（noise 7%、純度 0.99），有完整方法與 baseline 驗證。</w:t>
      </w:r>
    </w:p>
    <w:p w14:paraId="4F1924F1" w14:textId="1B33F96A" w:rsidR="00F26558" w:rsidRPr="00A00008" w:rsidRDefault="00F26558" w:rsidP="00833FFC">
      <w:pPr>
        <w:pStyle w:val="a"/>
        <w:spacing w:after="0" w:line="120" w:lineRule="auto"/>
        <w:rPr>
          <w:rFonts w:ascii="標楷體-繁" w:eastAsia="標楷體-繁"/>
          <w:color w:val="000000" w:themeColor="text1"/>
          <w:sz w:val="18"/>
          <w:szCs w:val="18"/>
          <w:lang w:eastAsia="zh-TW"/>
        </w:rPr>
      </w:pPr>
      <w:r w:rsidRPr="00A00008">
        <w:rPr>
          <w:rFonts w:ascii="標楷體-繁" w:eastAsia="標楷體-繁" w:hint="eastAsia"/>
          <w:color w:val="000000" w:themeColor="text1"/>
          <w:sz w:val="18"/>
          <w:szCs w:val="18"/>
          <w:lang w:eastAsia="zh-TW"/>
        </w:rPr>
        <w:t>設計兩層商品分類體系（細群追價 + 超類型講故事），並以實驗否決分開分群與加價格 feature。</w:t>
      </w:r>
    </w:p>
    <w:p w14:paraId="4BE919EB" w14:textId="2573694D" w:rsidR="007121C7" w:rsidRPr="007121C7" w:rsidRDefault="00F26558" w:rsidP="007121C7">
      <w:pPr>
        <w:pStyle w:val="a"/>
        <w:spacing w:after="0" w:line="120" w:lineRule="auto"/>
        <w:rPr>
          <w:rFonts w:ascii="標楷體-繁" w:eastAsia="標楷體-繁"/>
          <w:color w:val="000000" w:themeColor="text1"/>
          <w:sz w:val="18"/>
          <w:szCs w:val="18"/>
          <w:lang w:eastAsia="zh-TW"/>
        </w:rPr>
      </w:pPr>
      <w:r w:rsidRPr="00A00008">
        <w:rPr>
          <w:rFonts w:ascii="標楷體-繁" w:eastAsia="標楷體-繁" w:hint="eastAsia"/>
          <w:color w:val="000000" w:themeColor="text1"/>
          <w:sz w:val="18"/>
          <w:szCs w:val="18"/>
          <w:lang w:eastAsia="zh-TW"/>
        </w:rPr>
        <w:t>完成個人消費增量分析，拆解「變貴 vs 買更多」，揭示個人通膨的品項分化特性。</w:t>
      </w:r>
    </w:p>
    <w:p w14:paraId="53FA6C30" w14:textId="69FB3E13" w:rsidR="007121C7" w:rsidRPr="007121C7" w:rsidRDefault="007121C7" w:rsidP="007121C7">
      <w:pPr>
        <w:tabs>
          <w:tab w:val="left" w:pos="3780"/>
        </w:tabs>
        <w:spacing w:after="0" w:line="120" w:lineRule="auto"/>
        <w:rPr>
          <w:rFonts w:ascii="標楷體-繁" w:eastAsia="標楷體-繁"/>
          <w:color w:val="000000" w:themeColor="text1"/>
          <w:sz w:val="18"/>
          <w:szCs w:val="18"/>
        </w:rPr>
      </w:pPr>
      <w:r>
        <w:rPr>
          <w:rFonts w:ascii="標楷體-繁" w:eastAsia="標楷體-繁"/>
          <w:b/>
          <w:bCs/>
          <w:color w:val="000000" w:themeColor="text1"/>
          <w:sz w:val="18"/>
          <w:szCs w:val="18"/>
        </w:rPr>
        <w:t>6</w:t>
      </w:r>
      <w:r w:rsidRPr="00A00008">
        <w:rPr>
          <w:rFonts w:ascii="標楷體-繁" w:eastAsia="標楷體-繁"/>
          <w:b/>
          <w:bCs/>
          <w:color w:val="000000" w:themeColor="text1"/>
          <w:sz w:val="18"/>
          <w:szCs w:val="18"/>
        </w:rPr>
        <w:t xml:space="preserve">. </w:t>
      </w:r>
      <w:r>
        <w:rPr>
          <w:rFonts w:ascii="標楷體-繁" w:eastAsia="標楷體-繁" w:hint="eastAsia"/>
          <w:b/>
          <w:bCs/>
          <w:color w:val="000000" w:themeColor="text1"/>
          <w:sz w:val="18"/>
          <w:szCs w:val="18"/>
        </w:rPr>
        <w:t>研究貢獻</w:t>
      </w:r>
      <w:r>
        <w:rPr>
          <w:rFonts w:ascii="標楷體-繁" w:eastAsia="標楷體-繁"/>
          <w:b/>
          <w:bCs/>
          <w:color w:val="000000" w:themeColor="text1"/>
          <w:sz w:val="18"/>
          <w:szCs w:val="18"/>
        </w:rPr>
        <w:br/>
      </w:r>
      <w:r w:rsidRPr="007121C7">
        <w:rPr>
          <w:rFonts w:ascii="標楷體-繁" w:eastAsia="標楷體-繁" w:hint="eastAsia"/>
          <w:color w:val="000000" w:themeColor="text1"/>
          <w:sz w:val="18"/>
          <w:szCs w:val="18"/>
        </w:rPr>
        <w:t>本專案整合三個面向的成果，建立了一套完整的個人化消費行為分析系統。</w:t>
      </w:r>
    </w:p>
    <w:p w14:paraId="51FFED95" w14:textId="12445FDA" w:rsidR="007121C7" w:rsidRPr="007121C7" w:rsidRDefault="007121C7" w:rsidP="007121C7">
      <w:pPr>
        <w:tabs>
          <w:tab w:val="left" w:pos="3780"/>
        </w:tabs>
        <w:spacing w:after="0" w:line="120" w:lineRule="auto"/>
        <w:rPr>
          <w:rFonts w:ascii="標楷體-繁" w:eastAsia="標楷體-繁"/>
          <w:color w:val="000000" w:themeColor="text1"/>
          <w:sz w:val="18"/>
          <w:szCs w:val="18"/>
        </w:rPr>
      </w:pPr>
      <w:r w:rsidRPr="007121C7">
        <w:rPr>
          <w:rFonts w:ascii="標楷體-繁" w:eastAsia="標楷體-繁" w:hint="eastAsia"/>
          <w:color w:val="000000" w:themeColor="text1"/>
          <w:sz w:val="18"/>
          <w:szCs w:val="18"/>
        </w:rPr>
        <w:t>我們讓原本資訊量極低、難以解讀的發票資料變得可被理解與診斷</w:t>
      </w:r>
      <w:r>
        <w:rPr>
          <w:rFonts w:ascii="標楷體-繁" w:eastAsia="標楷體-繁" w:hint="eastAsia"/>
          <w:color w:val="000000" w:themeColor="text1"/>
          <w:sz w:val="18"/>
          <w:szCs w:val="18"/>
        </w:rPr>
        <w:t>，</w:t>
      </w:r>
      <w:r w:rsidRPr="007121C7">
        <w:rPr>
          <w:rFonts w:ascii="標楷體-繁" w:eastAsia="標楷體-繁" w:hint="eastAsia"/>
          <w:color w:val="000000" w:themeColor="text1"/>
          <w:sz w:val="18"/>
          <w:szCs w:val="18"/>
        </w:rPr>
        <w:t>透過 BERT 解讀發票的語意資訊，將雜亂的品名準確歸類；並在此基礎上完成未來消費預測、異常消費偵測，以及個人化的消費變化診斷，使單純的流水紀錄，轉化為具洞察力的消費分析。</w:t>
      </w:r>
    </w:p>
    <w:p w14:paraId="624A52A8" w14:textId="6787CB8A" w:rsidR="007121C7" w:rsidRPr="007121C7" w:rsidRDefault="007121C7" w:rsidP="007121C7">
      <w:pPr>
        <w:tabs>
          <w:tab w:val="left" w:pos="3780"/>
        </w:tabs>
        <w:spacing w:after="0" w:line="120" w:lineRule="auto"/>
        <w:rPr>
          <w:rFonts w:ascii="標楷體-繁" w:eastAsia="標楷體-繁"/>
          <w:color w:val="000000" w:themeColor="text1"/>
          <w:sz w:val="18"/>
          <w:szCs w:val="18"/>
        </w:rPr>
      </w:pPr>
      <w:r w:rsidRPr="007121C7">
        <w:rPr>
          <w:rFonts w:ascii="標楷體-繁" w:eastAsia="標楷體-繁" w:hint="eastAsia"/>
          <w:color w:val="000000" w:themeColor="text1"/>
          <w:sz w:val="18"/>
          <w:szCs w:val="18"/>
        </w:rPr>
        <w:t>在研究技術上，本專案實際應用了</w:t>
      </w:r>
      <w:r>
        <w:rPr>
          <w:rFonts w:ascii="標楷體-繁" w:eastAsia="標楷體-繁" w:hint="eastAsia"/>
          <w:color w:val="000000" w:themeColor="text1"/>
          <w:sz w:val="18"/>
          <w:szCs w:val="18"/>
        </w:rPr>
        <w:t>多種深度學習技術，</w:t>
      </w:r>
      <w:r w:rsidRPr="007121C7">
        <w:rPr>
          <w:rFonts w:ascii="標楷體-繁" w:eastAsia="標楷體-繁" w:hint="eastAsia"/>
          <w:color w:val="000000" w:themeColor="text1"/>
          <w:sz w:val="18"/>
          <w:szCs w:val="18"/>
        </w:rPr>
        <w:t>以 BERT fine-tuning 進行語意分類、LSTM 時間序列模型預測</w:t>
      </w:r>
      <w:r>
        <w:rPr>
          <w:rFonts w:ascii="標楷體-繁" w:eastAsia="標楷體-繁" w:hint="eastAsia"/>
          <w:color w:val="000000" w:themeColor="text1"/>
          <w:sz w:val="18"/>
          <w:szCs w:val="18"/>
        </w:rPr>
        <w:t>、</w:t>
      </w:r>
      <w:r w:rsidRPr="007121C7">
        <w:rPr>
          <w:rFonts w:ascii="標楷體-繁" w:eastAsia="標楷體-繁" w:hint="eastAsia"/>
          <w:color w:val="000000" w:themeColor="text1"/>
          <w:sz w:val="18"/>
          <w:szCs w:val="18"/>
        </w:rPr>
        <w:t xml:space="preserve"> Autoencoder 進行非監督異常偵測，並結合 HDBSCAN 完成商品語意分群。</w:t>
      </w:r>
    </w:p>
    <w:p w14:paraId="351BFE7E" w14:textId="3CD9B096" w:rsidR="007121C7" w:rsidRDefault="007121C7" w:rsidP="007073C6">
      <w:pPr>
        <w:tabs>
          <w:tab w:val="left" w:pos="3780"/>
        </w:tabs>
        <w:spacing w:after="0" w:line="120" w:lineRule="auto"/>
        <w:rPr>
          <w:rFonts w:ascii="標楷體-繁" w:eastAsia="標楷體-繁"/>
          <w:color w:val="000000" w:themeColor="text1"/>
          <w:sz w:val="18"/>
          <w:szCs w:val="18"/>
        </w:rPr>
      </w:pPr>
      <w:r w:rsidRPr="007121C7">
        <w:rPr>
          <w:rFonts w:ascii="標楷體-繁" w:eastAsia="標楷體-繁" w:hint="eastAsia"/>
          <w:color w:val="000000" w:themeColor="text1"/>
          <w:sz w:val="18"/>
          <w:szCs w:val="18"/>
        </w:rPr>
        <w:t>我們</w:t>
      </w:r>
      <w:r>
        <w:rPr>
          <w:rFonts w:ascii="標楷體-繁" w:eastAsia="標楷體-繁" w:hint="eastAsia"/>
          <w:color w:val="000000" w:themeColor="text1"/>
          <w:sz w:val="18"/>
          <w:szCs w:val="18"/>
        </w:rPr>
        <w:t>做了完整的</w:t>
      </w:r>
      <w:r w:rsidRPr="007121C7">
        <w:rPr>
          <w:rFonts w:ascii="標楷體-繁" w:eastAsia="標楷體-繁" w:hint="eastAsia"/>
          <w:color w:val="000000" w:themeColor="text1"/>
          <w:sz w:val="18"/>
          <w:szCs w:val="18"/>
        </w:rPr>
        <w:t xml:space="preserve"> Baseline 對照</w:t>
      </w:r>
      <w:r>
        <w:rPr>
          <w:rFonts w:ascii="標楷體-繁" w:eastAsia="標楷體-繁" w:hint="eastAsia"/>
          <w:color w:val="000000" w:themeColor="text1"/>
          <w:sz w:val="18"/>
          <w:szCs w:val="18"/>
        </w:rPr>
        <w:t>以及</w:t>
      </w:r>
      <w:r w:rsidRPr="007121C7">
        <w:rPr>
          <w:rFonts w:ascii="標楷體-繁" w:eastAsia="標楷體-繁" w:hint="eastAsia"/>
          <w:color w:val="000000" w:themeColor="text1"/>
          <w:sz w:val="18"/>
          <w:szCs w:val="18"/>
        </w:rPr>
        <w:t>消融實驗</w:t>
      </w:r>
      <w:r>
        <w:rPr>
          <w:rFonts w:ascii="標楷體-繁" w:eastAsia="標楷體-繁" w:hint="eastAsia"/>
          <w:color w:val="000000" w:themeColor="text1"/>
          <w:sz w:val="18"/>
          <w:szCs w:val="18"/>
        </w:rPr>
        <w:t>，</w:t>
      </w:r>
      <w:r w:rsidRPr="007121C7">
        <w:rPr>
          <w:rFonts w:ascii="標楷體-繁" w:eastAsia="標楷體-繁" w:hint="eastAsia"/>
          <w:color w:val="000000" w:themeColor="text1"/>
          <w:sz w:val="18"/>
          <w:szCs w:val="18"/>
        </w:rPr>
        <w:t>逐一驗證各項設計的必要性，確保結論建立在嚴謹的實證基礎之上，而非單一方法的主觀選擇。</w:t>
      </w:r>
    </w:p>
    <w:p w14:paraId="4AD4ADFE" w14:textId="77777777" w:rsidR="003A69C1" w:rsidRDefault="003A69C1" w:rsidP="00986455">
      <w:pPr>
        <w:tabs>
          <w:tab w:val="left" w:pos="3780"/>
        </w:tabs>
        <w:spacing w:after="0" w:line="120" w:lineRule="auto"/>
        <w:rPr>
          <w:rFonts w:ascii="標楷體-繁" w:eastAsia="標楷體-繁"/>
          <w:b/>
          <w:bCs/>
          <w:color w:val="000000" w:themeColor="text1"/>
          <w:sz w:val="18"/>
          <w:szCs w:val="18"/>
        </w:rPr>
        <w:sectPr w:rsidR="003A69C1" w:rsidSect="00122B65">
          <w:type w:val="continuous"/>
          <w:pgSz w:w="11906" w:h="16838"/>
          <w:pgMar w:top="567" w:right="567" w:bottom="567" w:left="567" w:header="567" w:footer="567" w:gutter="0"/>
          <w:cols w:num="2" w:space="426" w:equalWidth="0">
            <w:col w:w="5173" w:space="426"/>
            <w:col w:w="5173"/>
          </w:cols>
          <w:docGrid w:type="lines" w:linePitch="360"/>
        </w:sectPr>
      </w:pPr>
      <w:r>
        <w:rPr>
          <w:rFonts w:ascii="標楷體-繁" w:eastAsia="標楷體-繁"/>
          <w:b/>
          <w:bCs/>
          <w:color w:val="000000" w:themeColor="text1"/>
          <w:sz w:val="18"/>
          <w:szCs w:val="18"/>
        </w:rPr>
        <w:br w:type="column"/>
      </w:r>
    </w:p>
    <w:p w14:paraId="54A43E75" w14:textId="77777777" w:rsidR="003A69C1" w:rsidRDefault="003A69C1" w:rsidP="00986455">
      <w:pPr>
        <w:tabs>
          <w:tab w:val="left" w:pos="3780"/>
        </w:tabs>
        <w:spacing w:after="0" w:line="120" w:lineRule="auto"/>
        <w:rPr>
          <w:rFonts w:ascii="標楷體-繁" w:eastAsia="標楷體-繁"/>
          <w:b/>
          <w:bCs/>
          <w:color w:val="000000" w:themeColor="text1"/>
          <w:sz w:val="18"/>
          <w:szCs w:val="18"/>
        </w:rPr>
      </w:pPr>
    </w:p>
    <w:p w14:paraId="36055E7D" w14:textId="489D4671" w:rsidR="00986455" w:rsidRPr="00986455" w:rsidRDefault="00986455" w:rsidP="00986455">
      <w:pPr>
        <w:tabs>
          <w:tab w:val="left" w:pos="3780"/>
        </w:tabs>
        <w:spacing w:after="0" w:line="120" w:lineRule="auto"/>
        <w:rPr>
          <w:rFonts w:ascii="標楷體-繁" w:eastAsia="標楷體-繁" w:hint="eastAsia"/>
          <w:b/>
          <w:bCs/>
          <w:color w:val="000000" w:themeColor="text1"/>
          <w:sz w:val="18"/>
          <w:szCs w:val="18"/>
        </w:rPr>
      </w:pPr>
      <w:r w:rsidRPr="00986455">
        <w:rPr>
          <w:rFonts w:ascii="標楷體-繁" w:eastAsia="標楷體-繁"/>
          <w:b/>
          <w:bCs/>
          <w:color w:val="000000" w:themeColor="text1"/>
          <w:sz w:val="18"/>
          <w:szCs w:val="18"/>
        </w:rPr>
        <w:t xml:space="preserve">7. </w:t>
      </w:r>
      <w:r w:rsidRPr="00986455">
        <w:rPr>
          <w:rFonts w:ascii="標楷體-繁" w:eastAsia="標楷體-繁" w:hint="eastAsia"/>
          <w:b/>
          <w:bCs/>
          <w:color w:val="000000" w:themeColor="text1"/>
          <w:sz w:val="18"/>
          <w:szCs w:val="18"/>
        </w:rPr>
        <w:t>工作分配</w:t>
      </w:r>
    </w:p>
    <w:p w14:paraId="0706B5C9" w14:textId="69ED8912" w:rsidR="00986455" w:rsidRPr="00F63B90" w:rsidRDefault="00986455" w:rsidP="00F63B90">
      <w:pPr>
        <w:pStyle w:val="aa"/>
        <w:numPr>
          <w:ilvl w:val="0"/>
          <w:numId w:val="39"/>
        </w:numPr>
        <w:tabs>
          <w:tab w:val="left" w:pos="3780"/>
        </w:tabs>
        <w:spacing w:after="0" w:line="120" w:lineRule="auto"/>
        <w:rPr>
          <w:rFonts w:ascii="標楷體-繁" w:eastAsia="標楷體-繁" w:hint="eastAsia"/>
          <w:color w:val="000000" w:themeColor="text1"/>
          <w:sz w:val="18"/>
          <w:szCs w:val="18"/>
        </w:rPr>
      </w:pPr>
      <w:r w:rsidRPr="00F63B90">
        <w:rPr>
          <w:rFonts w:ascii="標楷體-繁" w:eastAsia="標楷體-繁" w:hint="eastAsia"/>
          <w:color w:val="000000" w:themeColor="text1"/>
          <w:sz w:val="18"/>
          <w:szCs w:val="18"/>
        </w:rPr>
        <w:t>王亭宇：發票資料清洗、</w:t>
      </w:r>
      <w:r w:rsidRPr="00F63B90">
        <w:rPr>
          <w:rFonts w:ascii="標楷體-繁" w:eastAsia="標楷體-繁"/>
          <w:color w:val="000000" w:themeColor="text1"/>
          <w:sz w:val="18"/>
          <w:szCs w:val="18"/>
        </w:rPr>
        <w:t xml:space="preserve">BERT </w:t>
      </w:r>
      <w:r w:rsidR="00F63B90" w:rsidRPr="00F63B90">
        <w:rPr>
          <w:rFonts w:ascii="標楷體-繁" w:eastAsia="標楷體-繁"/>
          <w:color w:val="000000" w:themeColor="text1"/>
          <w:sz w:val="18"/>
          <w:szCs w:val="18"/>
        </w:rPr>
        <w:t>embedding</w:t>
      </w:r>
      <w:r w:rsidR="00F63B90" w:rsidRPr="00F63B90">
        <w:rPr>
          <w:rFonts w:ascii="標楷體-繁" w:eastAsia="標楷體-繁" w:hint="eastAsia"/>
          <w:color w:val="000000" w:themeColor="text1"/>
          <w:sz w:val="18"/>
          <w:szCs w:val="18"/>
        </w:rPr>
        <w:t>、</w:t>
      </w:r>
      <w:r w:rsidR="00F63B90" w:rsidRPr="00F63B90">
        <w:rPr>
          <w:rFonts w:ascii="標楷體-繁" w:eastAsia="標楷體-繁"/>
          <w:color w:val="000000" w:themeColor="text1"/>
          <w:sz w:val="18"/>
          <w:szCs w:val="18"/>
        </w:rPr>
        <w:t xml:space="preserve">Bert </w:t>
      </w:r>
      <w:r w:rsidR="00F63B90" w:rsidRPr="00F63B90">
        <w:rPr>
          <w:rFonts w:ascii="標楷體-繁" w:eastAsia="標楷體-繁" w:hint="eastAsia"/>
          <w:color w:val="000000" w:themeColor="text1"/>
          <w:sz w:val="18"/>
          <w:szCs w:val="18"/>
        </w:rPr>
        <w:t>語意分類、發票資料搜集</w:t>
      </w:r>
      <w:r w:rsidRPr="00F63B90">
        <w:rPr>
          <w:rFonts w:ascii="標楷體-繁" w:eastAsia="標楷體-繁" w:hint="eastAsia"/>
          <w:color w:val="000000" w:themeColor="text1"/>
          <w:sz w:val="18"/>
          <w:szCs w:val="18"/>
        </w:rPr>
        <w:t>、簡報製作、期末報告</w:t>
      </w:r>
    </w:p>
    <w:p w14:paraId="48824BB6" w14:textId="06811C46" w:rsidR="00986455" w:rsidRPr="00F63B90" w:rsidRDefault="00986455" w:rsidP="00F63B90">
      <w:pPr>
        <w:pStyle w:val="aa"/>
        <w:numPr>
          <w:ilvl w:val="0"/>
          <w:numId w:val="39"/>
        </w:numPr>
        <w:tabs>
          <w:tab w:val="left" w:pos="3780"/>
        </w:tabs>
        <w:spacing w:after="0" w:line="120" w:lineRule="auto"/>
        <w:rPr>
          <w:rFonts w:ascii="標楷體-繁" w:eastAsia="標楷體-繁" w:hint="eastAsia"/>
          <w:color w:val="000000" w:themeColor="text1"/>
          <w:sz w:val="18"/>
          <w:szCs w:val="18"/>
        </w:rPr>
      </w:pPr>
      <w:r w:rsidRPr="00F63B90">
        <w:rPr>
          <w:rFonts w:ascii="標楷體-繁" w:eastAsia="標楷體-繁" w:hint="eastAsia"/>
          <w:color w:val="000000" w:themeColor="text1"/>
          <w:sz w:val="18"/>
          <w:szCs w:val="18"/>
        </w:rPr>
        <w:t>劉鎮維：</w:t>
      </w:r>
      <w:r w:rsidRPr="00F63B90">
        <w:rPr>
          <w:rFonts w:ascii="標楷體-繁" w:eastAsia="標楷體-繁"/>
          <w:color w:val="000000" w:themeColor="text1"/>
          <w:sz w:val="18"/>
          <w:szCs w:val="18"/>
        </w:rPr>
        <w:t>消費時序預測</w:t>
      </w:r>
      <w:r w:rsidRPr="00F63B90">
        <w:rPr>
          <w:rFonts w:ascii="標楷體-繁" w:eastAsia="標楷體-繁" w:hint="eastAsia"/>
          <w:color w:val="000000" w:themeColor="text1"/>
          <w:sz w:val="18"/>
          <w:szCs w:val="18"/>
        </w:rPr>
        <w:t>、</w:t>
      </w:r>
      <w:r w:rsidRPr="00F63B90">
        <w:rPr>
          <w:rFonts w:ascii="標楷體-繁" w:eastAsia="標楷體-繁"/>
          <w:color w:val="000000" w:themeColor="text1"/>
          <w:sz w:val="18"/>
          <w:szCs w:val="18"/>
        </w:rPr>
        <w:t>異常</w:t>
      </w:r>
      <w:r w:rsidRPr="00F63B90">
        <w:rPr>
          <w:rFonts w:ascii="標楷體-繁" w:eastAsia="標楷體-繁" w:hint="eastAsia"/>
          <w:color w:val="000000" w:themeColor="text1"/>
          <w:sz w:val="18"/>
          <w:szCs w:val="18"/>
        </w:rPr>
        <w:t>偵測模型</w:t>
      </w:r>
      <w:r w:rsidR="00F63B90" w:rsidRPr="00F63B90">
        <w:rPr>
          <w:rFonts w:ascii="標楷體-繁" w:eastAsia="標楷體-繁" w:hint="eastAsia"/>
          <w:color w:val="000000" w:themeColor="text1"/>
          <w:sz w:val="18"/>
          <w:szCs w:val="18"/>
        </w:rPr>
        <w:t>、</w:t>
      </w:r>
      <w:r w:rsidR="00F63B90" w:rsidRPr="00F63B90">
        <w:rPr>
          <w:rFonts w:ascii="標楷體-繁" w:eastAsia="標楷體-繁" w:hint="eastAsia"/>
          <w:color w:val="000000" w:themeColor="text1"/>
          <w:sz w:val="18"/>
          <w:szCs w:val="18"/>
        </w:rPr>
        <w:t>發票資料搜集</w:t>
      </w:r>
      <w:r w:rsidRPr="00F63B90">
        <w:rPr>
          <w:rFonts w:ascii="標楷體-繁" w:eastAsia="標楷體-繁" w:hint="eastAsia"/>
          <w:color w:val="000000" w:themeColor="text1"/>
          <w:sz w:val="18"/>
          <w:szCs w:val="18"/>
        </w:rPr>
        <w:t>、簡報製作、期末報告</w:t>
      </w:r>
    </w:p>
    <w:p w14:paraId="00DF40C8" w14:textId="25409ED3" w:rsidR="00986455" w:rsidRPr="00F63B90" w:rsidRDefault="00986455" w:rsidP="00F63B90">
      <w:pPr>
        <w:pStyle w:val="aa"/>
        <w:numPr>
          <w:ilvl w:val="0"/>
          <w:numId w:val="39"/>
        </w:numPr>
        <w:tabs>
          <w:tab w:val="left" w:pos="3780"/>
        </w:tabs>
        <w:spacing w:after="0" w:line="120" w:lineRule="auto"/>
        <w:rPr>
          <w:rFonts w:ascii="標楷體-繁" w:eastAsia="標楷體-繁" w:hint="eastAsia"/>
          <w:color w:val="000000" w:themeColor="text1"/>
          <w:sz w:val="18"/>
          <w:szCs w:val="18"/>
        </w:rPr>
      </w:pPr>
      <w:r w:rsidRPr="00F63B90">
        <w:rPr>
          <w:rFonts w:ascii="標楷體-繁" w:eastAsia="標楷體-繁" w:hint="eastAsia"/>
          <w:color w:val="000000" w:themeColor="text1"/>
          <w:sz w:val="18"/>
          <w:szCs w:val="18"/>
        </w:rPr>
        <w:t>黃奕瑋：</w:t>
      </w:r>
      <w:r w:rsidR="00F63B90" w:rsidRPr="00F63B90">
        <w:rPr>
          <w:rFonts w:ascii="標楷體-繁" w:eastAsia="標楷體-繁" w:hint="eastAsia"/>
          <w:color w:val="000000" w:themeColor="text1"/>
          <w:sz w:val="18"/>
          <w:szCs w:val="18"/>
        </w:rPr>
        <w:t>分群模型、</w:t>
      </w:r>
      <w:r w:rsidR="00F63B90" w:rsidRPr="00F63B90">
        <w:rPr>
          <w:rFonts w:ascii="標楷體-繁" w:eastAsia="標楷體-繁"/>
          <w:color w:val="000000" w:themeColor="text1"/>
          <w:sz w:val="18"/>
          <w:szCs w:val="18"/>
        </w:rPr>
        <w:t>個人化消費增量分析</w:t>
      </w:r>
      <w:r w:rsidR="00F63B90" w:rsidRPr="00F63B90">
        <w:rPr>
          <w:rFonts w:ascii="標楷體-繁" w:eastAsia="標楷體-繁" w:hint="eastAsia"/>
          <w:color w:val="000000" w:themeColor="text1"/>
          <w:sz w:val="18"/>
          <w:szCs w:val="18"/>
        </w:rPr>
        <w:t>、</w:t>
      </w:r>
      <w:r w:rsidR="00F63B90" w:rsidRPr="00F63B90">
        <w:rPr>
          <w:rFonts w:ascii="標楷體-繁" w:eastAsia="標楷體-繁" w:hint="eastAsia"/>
          <w:color w:val="000000" w:themeColor="text1"/>
          <w:sz w:val="18"/>
          <w:szCs w:val="18"/>
        </w:rPr>
        <w:t>發票資料搜集</w:t>
      </w:r>
      <w:r w:rsidRPr="00F63B90">
        <w:rPr>
          <w:rFonts w:ascii="標楷體-繁" w:eastAsia="標楷體-繁" w:hint="eastAsia"/>
          <w:color w:val="000000" w:themeColor="text1"/>
          <w:sz w:val="18"/>
          <w:szCs w:val="18"/>
        </w:rPr>
        <w:t>、簡報製作、期末報告</w:t>
      </w:r>
      <w:r w:rsidRPr="00F63B90">
        <w:rPr>
          <w:rFonts w:ascii="標楷體-繁" w:eastAsia="標楷體-繁" w:hint="eastAsia"/>
          <w:color w:val="000000" w:themeColor="text1"/>
          <w:sz w:val="18"/>
          <w:szCs w:val="18"/>
        </w:rPr>
        <w:t>、</w:t>
      </w:r>
      <w:r w:rsidR="00F63B90" w:rsidRPr="00F63B90">
        <w:rPr>
          <w:rFonts w:ascii="標楷體-繁" w:eastAsia="標楷體-繁" w:hint="eastAsia"/>
          <w:color w:val="000000" w:themeColor="text1"/>
          <w:sz w:val="18"/>
          <w:szCs w:val="18"/>
        </w:rPr>
        <w:t>書面</w:t>
      </w:r>
      <w:r w:rsidRPr="00F63B90">
        <w:rPr>
          <w:rFonts w:ascii="標楷體-繁" w:eastAsia="標楷體-繁" w:hint="eastAsia"/>
          <w:color w:val="000000" w:themeColor="text1"/>
          <w:sz w:val="18"/>
          <w:szCs w:val="18"/>
        </w:rPr>
        <w:t>文件統整</w:t>
      </w:r>
    </w:p>
    <w:p w14:paraId="5385B626" w14:textId="08413643" w:rsidR="00986455" w:rsidRPr="00986455" w:rsidRDefault="00986455" w:rsidP="00986455">
      <w:pPr>
        <w:tabs>
          <w:tab w:val="left" w:pos="3780"/>
        </w:tabs>
        <w:spacing w:after="0" w:line="120" w:lineRule="auto"/>
        <w:rPr>
          <w:rFonts w:ascii="標楷體-繁" w:eastAsia="標楷體-繁" w:hint="eastAsia"/>
          <w:b/>
          <w:bCs/>
          <w:color w:val="000000" w:themeColor="text1"/>
          <w:sz w:val="18"/>
          <w:szCs w:val="18"/>
        </w:rPr>
      </w:pPr>
      <w:r w:rsidRPr="00986455">
        <w:rPr>
          <w:rFonts w:ascii="標楷體-繁" w:eastAsia="標楷體-繁"/>
          <w:b/>
          <w:bCs/>
          <w:color w:val="000000" w:themeColor="text1"/>
          <w:sz w:val="18"/>
          <w:szCs w:val="18"/>
        </w:rPr>
        <w:t xml:space="preserve">8. </w:t>
      </w:r>
      <w:r w:rsidRPr="00986455">
        <w:rPr>
          <w:rFonts w:ascii="標楷體-繁" w:eastAsia="標楷體-繁" w:hint="eastAsia"/>
          <w:b/>
          <w:bCs/>
          <w:color w:val="000000" w:themeColor="text1"/>
          <w:sz w:val="18"/>
          <w:szCs w:val="18"/>
        </w:rPr>
        <w:t>參考文獻</w:t>
      </w:r>
    </w:p>
    <w:p w14:paraId="7E37D86F" w14:textId="77777777" w:rsidR="00AB799C" w:rsidRPr="00AB799C" w:rsidRDefault="00AB799C" w:rsidP="00AB799C">
      <w:pPr>
        <w:widowControl/>
        <w:numPr>
          <w:ilvl w:val="0"/>
          <w:numId w:val="38"/>
        </w:numPr>
        <w:spacing w:before="100" w:beforeAutospacing="1" w:after="100" w:afterAutospacing="1" w:line="240" w:lineRule="auto"/>
        <w:rPr>
          <w:rFonts w:ascii="標楷體-繁" w:eastAsia="標楷體-繁" w:hAnsi="新細明體" w:cs="新細明體"/>
          <w:kern w:val="0"/>
          <w:sz w:val="18"/>
          <w:szCs w:val="18"/>
          <w14:ligatures w14:val="none"/>
        </w:rPr>
      </w:pPr>
      <w:r w:rsidRPr="00AB799C">
        <w:rPr>
          <w:rFonts w:ascii="標楷體-繁" w:eastAsia="標楷體-繁" w:hAnsi="新細明體" w:cs="新細明體"/>
          <w:kern w:val="0"/>
          <w:sz w:val="18"/>
          <w:szCs w:val="18"/>
          <w14:ligatures w14:val="none"/>
        </w:rPr>
        <w:t xml:space="preserve">Alharthi, M., &amp; Mahmood, A. (2024). </w:t>
      </w:r>
      <w:proofErr w:type="spellStart"/>
      <w:r w:rsidRPr="00AB799C">
        <w:rPr>
          <w:rFonts w:ascii="標楷體-繁" w:eastAsia="標楷體-繁" w:hAnsi="新細明體" w:cs="新細明體"/>
          <w:i/>
          <w:iCs/>
          <w:kern w:val="0"/>
          <w:sz w:val="18"/>
          <w:szCs w:val="18"/>
          <w14:ligatures w14:val="none"/>
        </w:rPr>
        <w:t>xlstmtime</w:t>
      </w:r>
      <w:proofErr w:type="spellEnd"/>
      <w:r w:rsidRPr="00AB799C">
        <w:rPr>
          <w:rFonts w:ascii="標楷體-繁" w:eastAsia="標楷體-繁" w:hAnsi="新細明體" w:cs="新細明體"/>
          <w:i/>
          <w:iCs/>
          <w:kern w:val="0"/>
          <w:sz w:val="18"/>
          <w:szCs w:val="18"/>
          <w14:ligatures w14:val="none"/>
        </w:rPr>
        <w:t xml:space="preserve">: Long-term time series forecasting with </w:t>
      </w:r>
      <w:proofErr w:type="spellStart"/>
      <w:r w:rsidRPr="00AB799C">
        <w:rPr>
          <w:rFonts w:ascii="標楷體-繁" w:eastAsia="標楷體-繁" w:hAnsi="新細明體" w:cs="新細明體"/>
          <w:i/>
          <w:iCs/>
          <w:kern w:val="0"/>
          <w:sz w:val="18"/>
          <w:szCs w:val="18"/>
          <w14:ligatures w14:val="none"/>
        </w:rPr>
        <w:t>xlstm</w:t>
      </w:r>
      <w:proofErr w:type="spellEnd"/>
      <w:r w:rsidRPr="00AB799C">
        <w:rPr>
          <w:rFonts w:ascii="標楷體-繁" w:eastAsia="標楷體-繁" w:hAnsi="新細明體" w:cs="新細明體"/>
          <w:kern w:val="0"/>
          <w:sz w:val="18"/>
          <w:szCs w:val="18"/>
          <w14:ligatures w14:val="none"/>
        </w:rPr>
        <w:t xml:space="preserve">. </w:t>
      </w:r>
      <w:r w:rsidRPr="00AB799C">
        <w:rPr>
          <w:rFonts w:ascii="標楷體-繁" w:eastAsia="標楷體-繁" w:hAnsi="新細明體" w:cs="新細明體"/>
          <w:i/>
          <w:iCs/>
          <w:kern w:val="0"/>
          <w:sz w:val="18"/>
          <w:szCs w:val="18"/>
          <w14:ligatures w14:val="none"/>
        </w:rPr>
        <w:t>Ai</w:t>
      </w:r>
      <w:r w:rsidRPr="00AB799C">
        <w:rPr>
          <w:rFonts w:ascii="標楷體-繁" w:eastAsia="標楷體-繁" w:hAnsi="新細明體" w:cs="新細明體"/>
          <w:kern w:val="0"/>
          <w:sz w:val="18"/>
          <w:szCs w:val="18"/>
          <w14:ligatures w14:val="none"/>
        </w:rPr>
        <w:t>, 5(3), 1482</w:t>
      </w:r>
      <w:r w:rsidRPr="00AB799C">
        <w:rPr>
          <w:rFonts w:ascii="標楷體-繁" w:eastAsia="標楷體-繁" w:hAnsi="新細明體" w:cs="新細明體"/>
          <w:kern w:val="0"/>
          <w:sz w:val="18"/>
          <w:szCs w:val="18"/>
          <w14:ligatures w14:val="none"/>
        </w:rPr>
        <w:t>–</w:t>
      </w:r>
      <w:r w:rsidRPr="00AB799C">
        <w:rPr>
          <w:rFonts w:ascii="標楷體-繁" w:eastAsia="標楷體-繁" w:hAnsi="新細明體" w:cs="新細明體"/>
          <w:kern w:val="0"/>
          <w:sz w:val="18"/>
          <w:szCs w:val="18"/>
          <w14:ligatures w14:val="none"/>
        </w:rPr>
        <w:t>1495.</w:t>
      </w:r>
    </w:p>
    <w:p w14:paraId="3F770F96" w14:textId="77777777" w:rsidR="00AB799C" w:rsidRPr="00AB799C" w:rsidRDefault="00AB799C" w:rsidP="00AB799C">
      <w:pPr>
        <w:widowControl/>
        <w:numPr>
          <w:ilvl w:val="0"/>
          <w:numId w:val="38"/>
        </w:numPr>
        <w:spacing w:before="100" w:beforeAutospacing="1" w:after="100" w:afterAutospacing="1" w:line="240" w:lineRule="auto"/>
        <w:rPr>
          <w:rFonts w:ascii="標楷體-繁" w:eastAsia="標楷體-繁" w:hAnsi="新細明體" w:cs="新細明體"/>
          <w:kern w:val="0"/>
          <w:sz w:val="18"/>
          <w:szCs w:val="18"/>
          <w14:ligatures w14:val="none"/>
        </w:rPr>
      </w:pPr>
      <w:r w:rsidRPr="00AB799C">
        <w:rPr>
          <w:rFonts w:ascii="標楷體-繁" w:eastAsia="標楷體-繁" w:hAnsi="新細明體" w:cs="新細明體"/>
          <w:kern w:val="0"/>
          <w:sz w:val="18"/>
          <w:szCs w:val="18"/>
          <w14:ligatures w14:val="none"/>
        </w:rPr>
        <w:t xml:space="preserve">Malhotra, P., Ramakrishnan, A., Anand, G., </w:t>
      </w:r>
      <w:proofErr w:type="spellStart"/>
      <w:r w:rsidRPr="00AB799C">
        <w:rPr>
          <w:rFonts w:ascii="標楷體-繁" w:eastAsia="標楷體-繁" w:hAnsi="新細明體" w:cs="新細明體"/>
          <w:kern w:val="0"/>
          <w:sz w:val="18"/>
          <w:szCs w:val="18"/>
          <w14:ligatures w14:val="none"/>
        </w:rPr>
        <w:t>Vig</w:t>
      </w:r>
      <w:proofErr w:type="spellEnd"/>
      <w:r w:rsidRPr="00AB799C">
        <w:rPr>
          <w:rFonts w:ascii="標楷體-繁" w:eastAsia="標楷體-繁" w:hAnsi="新細明體" w:cs="新細明體"/>
          <w:kern w:val="0"/>
          <w:sz w:val="18"/>
          <w:szCs w:val="18"/>
          <w14:ligatures w14:val="none"/>
        </w:rPr>
        <w:t xml:space="preserve">, L., Agarwal, P., &amp; Shroff, G. (2016). </w:t>
      </w:r>
      <w:r w:rsidRPr="00AB799C">
        <w:rPr>
          <w:rFonts w:ascii="標楷體-繁" w:eastAsia="標楷體-繁" w:hAnsi="新細明體" w:cs="新細明體"/>
          <w:i/>
          <w:iCs/>
          <w:kern w:val="0"/>
          <w:sz w:val="18"/>
          <w:szCs w:val="18"/>
          <w14:ligatures w14:val="none"/>
        </w:rPr>
        <w:t>LSTM-based encoder-decoder for multi-sensor anomaly detection</w:t>
      </w:r>
      <w:r w:rsidRPr="00AB799C">
        <w:rPr>
          <w:rFonts w:ascii="標楷體-繁" w:eastAsia="標楷體-繁" w:hAnsi="新細明體" w:cs="新細明體"/>
          <w:kern w:val="0"/>
          <w:sz w:val="18"/>
          <w:szCs w:val="18"/>
          <w14:ligatures w14:val="none"/>
        </w:rPr>
        <w:t xml:space="preserve">. </w:t>
      </w:r>
      <w:proofErr w:type="spellStart"/>
      <w:r w:rsidRPr="00AB799C">
        <w:rPr>
          <w:rFonts w:ascii="標楷體-繁" w:eastAsia="標楷體-繁" w:hAnsi="新細明體" w:cs="新細明體"/>
          <w:i/>
          <w:iCs/>
          <w:kern w:val="0"/>
          <w:sz w:val="18"/>
          <w:szCs w:val="18"/>
          <w14:ligatures w14:val="none"/>
        </w:rPr>
        <w:t>arXiv</w:t>
      </w:r>
      <w:proofErr w:type="spellEnd"/>
      <w:r w:rsidRPr="00AB799C">
        <w:rPr>
          <w:rFonts w:ascii="標楷體-繁" w:eastAsia="標楷體-繁" w:hAnsi="新細明體" w:cs="新細明體"/>
          <w:i/>
          <w:iCs/>
          <w:kern w:val="0"/>
          <w:sz w:val="18"/>
          <w:szCs w:val="18"/>
          <w14:ligatures w14:val="none"/>
        </w:rPr>
        <w:t xml:space="preserve"> preprint arXiv:1607.00148</w:t>
      </w:r>
      <w:r w:rsidRPr="00AB799C">
        <w:rPr>
          <w:rFonts w:ascii="標楷體-繁" w:eastAsia="標楷體-繁" w:hAnsi="新細明體" w:cs="新細明體"/>
          <w:kern w:val="0"/>
          <w:sz w:val="18"/>
          <w:szCs w:val="18"/>
          <w14:ligatures w14:val="none"/>
        </w:rPr>
        <w:t>.</w:t>
      </w:r>
    </w:p>
    <w:p w14:paraId="559DD1AC" w14:textId="77777777" w:rsidR="00AB799C" w:rsidRPr="00AB799C" w:rsidRDefault="00AB799C" w:rsidP="00AB799C">
      <w:pPr>
        <w:widowControl/>
        <w:numPr>
          <w:ilvl w:val="0"/>
          <w:numId w:val="38"/>
        </w:numPr>
        <w:spacing w:before="100" w:beforeAutospacing="1" w:after="100" w:afterAutospacing="1" w:line="240" w:lineRule="auto"/>
        <w:rPr>
          <w:rFonts w:ascii="標楷體-繁" w:eastAsia="標楷體-繁" w:hAnsi="新細明體" w:cs="新細明體"/>
          <w:kern w:val="0"/>
          <w:sz w:val="18"/>
          <w:szCs w:val="18"/>
          <w14:ligatures w14:val="none"/>
        </w:rPr>
      </w:pPr>
      <w:proofErr w:type="spellStart"/>
      <w:r w:rsidRPr="00AB799C">
        <w:rPr>
          <w:rFonts w:ascii="標楷體-繁" w:eastAsia="標楷體-繁" w:hAnsi="新細明體" w:cs="新細明體"/>
          <w:kern w:val="0"/>
          <w:sz w:val="18"/>
          <w:szCs w:val="18"/>
          <w14:ligatures w14:val="none"/>
        </w:rPr>
        <w:t>Hersyaputra</w:t>
      </w:r>
      <w:proofErr w:type="spellEnd"/>
      <w:r w:rsidRPr="00AB799C">
        <w:rPr>
          <w:rFonts w:ascii="標楷體-繁" w:eastAsia="標楷體-繁" w:hAnsi="新細明體" w:cs="新細明體"/>
          <w:kern w:val="0"/>
          <w:sz w:val="18"/>
          <w:szCs w:val="18"/>
          <w14:ligatures w14:val="none"/>
        </w:rPr>
        <w:t xml:space="preserve">, M. S., Jaya, M. T. T., &amp; </w:t>
      </w:r>
      <w:proofErr w:type="spellStart"/>
      <w:r w:rsidRPr="00AB799C">
        <w:rPr>
          <w:rFonts w:ascii="標楷體-繁" w:eastAsia="標楷體-繁" w:hAnsi="新細明體" w:cs="新細明體"/>
          <w:kern w:val="0"/>
          <w:sz w:val="18"/>
          <w:szCs w:val="18"/>
          <w14:ligatures w14:val="none"/>
        </w:rPr>
        <w:t>Anggraini</w:t>
      </w:r>
      <w:proofErr w:type="spellEnd"/>
      <w:r w:rsidRPr="00AB799C">
        <w:rPr>
          <w:rFonts w:ascii="標楷體-繁" w:eastAsia="標楷體-繁" w:hAnsi="新細明體" w:cs="新細明體"/>
          <w:kern w:val="0"/>
          <w:sz w:val="18"/>
          <w:szCs w:val="18"/>
          <w14:ligatures w14:val="none"/>
        </w:rPr>
        <w:t xml:space="preserve">, R. N. E. (2026). </w:t>
      </w:r>
      <w:r w:rsidRPr="00AB799C">
        <w:rPr>
          <w:rFonts w:ascii="標楷體-繁" w:eastAsia="標楷體-繁" w:hAnsi="新細明體" w:cs="新細明體"/>
          <w:i/>
          <w:iCs/>
          <w:kern w:val="0"/>
          <w:sz w:val="18"/>
          <w:szCs w:val="18"/>
          <w14:ligatures w14:val="none"/>
        </w:rPr>
        <w:t>A Hybrid Machine Learning Model for Streaming Frequency-Based Anomaly Detection in Banking Transactions</w:t>
      </w:r>
      <w:r w:rsidRPr="00AB799C">
        <w:rPr>
          <w:rFonts w:ascii="標楷體-繁" w:eastAsia="標楷體-繁" w:hAnsi="新細明體" w:cs="新細明體"/>
          <w:kern w:val="0"/>
          <w:sz w:val="18"/>
          <w:szCs w:val="18"/>
          <w14:ligatures w14:val="none"/>
        </w:rPr>
        <w:t xml:space="preserve">. </w:t>
      </w:r>
      <w:r w:rsidRPr="00AB799C">
        <w:rPr>
          <w:rFonts w:ascii="標楷體-繁" w:eastAsia="標楷體-繁" w:hAnsi="新細明體" w:cs="新細明體"/>
          <w:i/>
          <w:iCs/>
          <w:kern w:val="0"/>
          <w:sz w:val="18"/>
          <w:szCs w:val="18"/>
          <w14:ligatures w14:val="none"/>
        </w:rPr>
        <w:t>Journal of Information and Communication Technology</w:t>
      </w:r>
      <w:r w:rsidRPr="00AB799C">
        <w:rPr>
          <w:rFonts w:ascii="標楷體-繁" w:eastAsia="標楷體-繁" w:hAnsi="新細明體" w:cs="新細明體"/>
          <w:kern w:val="0"/>
          <w:sz w:val="18"/>
          <w:szCs w:val="18"/>
          <w14:ligatures w14:val="none"/>
        </w:rPr>
        <w:t>, 25(1), 64</w:t>
      </w:r>
      <w:r w:rsidRPr="00AB799C">
        <w:rPr>
          <w:rFonts w:ascii="標楷體-繁" w:eastAsia="標楷體-繁" w:hAnsi="新細明體" w:cs="新細明體"/>
          <w:kern w:val="0"/>
          <w:sz w:val="18"/>
          <w:szCs w:val="18"/>
          <w14:ligatures w14:val="none"/>
        </w:rPr>
        <w:t>–</w:t>
      </w:r>
      <w:r w:rsidRPr="00AB799C">
        <w:rPr>
          <w:rFonts w:ascii="標楷體-繁" w:eastAsia="標楷體-繁" w:hAnsi="新細明體" w:cs="新細明體"/>
          <w:kern w:val="0"/>
          <w:sz w:val="18"/>
          <w:szCs w:val="18"/>
          <w14:ligatures w14:val="none"/>
        </w:rPr>
        <w:t>78.</w:t>
      </w:r>
    </w:p>
    <w:p w14:paraId="228187B5" w14:textId="77777777" w:rsidR="00AB799C" w:rsidRPr="00AB799C" w:rsidRDefault="00AB799C" w:rsidP="00AB799C">
      <w:pPr>
        <w:widowControl/>
        <w:numPr>
          <w:ilvl w:val="0"/>
          <w:numId w:val="38"/>
        </w:numPr>
        <w:spacing w:before="100" w:beforeAutospacing="1" w:after="100" w:afterAutospacing="1" w:line="240" w:lineRule="auto"/>
        <w:rPr>
          <w:rFonts w:ascii="標楷體-繁" w:eastAsia="標楷體-繁" w:hAnsi="新細明體" w:cs="新細明體"/>
          <w:kern w:val="0"/>
          <w:sz w:val="18"/>
          <w:szCs w:val="18"/>
          <w14:ligatures w14:val="none"/>
        </w:rPr>
      </w:pPr>
      <w:r w:rsidRPr="00AB799C">
        <w:rPr>
          <w:rFonts w:ascii="標楷體-繁" w:eastAsia="標楷體-繁" w:hAnsi="新細明體" w:cs="新細明體"/>
          <w:kern w:val="0"/>
          <w:sz w:val="18"/>
          <w:szCs w:val="18"/>
          <w14:ligatures w14:val="none"/>
        </w:rPr>
        <w:t xml:space="preserve">Wu, R., &amp; Keogh, E. J. (2021). </w:t>
      </w:r>
      <w:r w:rsidRPr="00AB799C">
        <w:rPr>
          <w:rFonts w:ascii="標楷體-繁" w:eastAsia="標楷體-繁" w:hAnsi="新細明體" w:cs="新細明體"/>
          <w:i/>
          <w:iCs/>
          <w:kern w:val="0"/>
          <w:sz w:val="18"/>
          <w:szCs w:val="18"/>
          <w14:ligatures w14:val="none"/>
        </w:rPr>
        <w:t>Current time series anomaly detection benchmarks are flawed and are creating the illusion of progress</w:t>
      </w:r>
      <w:r w:rsidRPr="00AB799C">
        <w:rPr>
          <w:rFonts w:ascii="標楷體-繁" w:eastAsia="標楷體-繁" w:hAnsi="新細明體" w:cs="新細明體"/>
          <w:kern w:val="0"/>
          <w:sz w:val="18"/>
          <w:szCs w:val="18"/>
          <w14:ligatures w14:val="none"/>
        </w:rPr>
        <w:t xml:space="preserve">. </w:t>
      </w:r>
      <w:r w:rsidRPr="00AB799C">
        <w:rPr>
          <w:rFonts w:ascii="標楷體-繁" w:eastAsia="標楷體-繁" w:hAnsi="新細明體" w:cs="新細明體"/>
          <w:i/>
          <w:iCs/>
          <w:kern w:val="0"/>
          <w:sz w:val="18"/>
          <w:szCs w:val="18"/>
          <w14:ligatures w14:val="none"/>
        </w:rPr>
        <w:t>IEEE Transactions on Knowledge and Data Engineering</w:t>
      </w:r>
      <w:r w:rsidRPr="00AB799C">
        <w:rPr>
          <w:rFonts w:ascii="標楷體-繁" w:eastAsia="標楷體-繁" w:hAnsi="新細明體" w:cs="新細明體"/>
          <w:kern w:val="0"/>
          <w:sz w:val="18"/>
          <w:szCs w:val="18"/>
          <w14:ligatures w14:val="none"/>
        </w:rPr>
        <w:t>, 35(3), 2421</w:t>
      </w:r>
      <w:r w:rsidRPr="00AB799C">
        <w:rPr>
          <w:rFonts w:ascii="標楷體-繁" w:eastAsia="標楷體-繁" w:hAnsi="新細明體" w:cs="新細明體"/>
          <w:kern w:val="0"/>
          <w:sz w:val="18"/>
          <w:szCs w:val="18"/>
          <w14:ligatures w14:val="none"/>
        </w:rPr>
        <w:t>–</w:t>
      </w:r>
      <w:r w:rsidRPr="00AB799C">
        <w:rPr>
          <w:rFonts w:ascii="標楷體-繁" w:eastAsia="標楷體-繁" w:hAnsi="新細明體" w:cs="新細明體"/>
          <w:kern w:val="0"/>
          <w:sz w:val="18"/>
          <w:szCs w:val="18"/>
          <w14:ligatures w14:val="none"/>
        </w:rPr>
        <w:t>2429.</w:t>
      </w:r>
    </w:p>
    <w:p w14:paraId="5E3FE486" w14:textId="77777777" w:rsidR="00AB799C" w:rsidRPr="00AB799C" w:rsidRDefault="00AB799C" w:rsidP="00AB799C">
      <w:pPr>
        <w:widowControl/>
        <w:numPr>
          <w:ilvl w:val="0"/>
          <w:numId w:val="38"/>
        </w:numPr>
        <w:spacing w:before="100" w:beforeAutospacing="1" w:after="100" w:afterAutospacing="1" w:line="240" w:lineRule="auto"/>
        <w:rPr>
          <w:rFonts w:ascii="標楷體-繁" w:eastAsia="標楷體-繁" w:hAnsi="新細明體" w:cs="新細明體"/>
          <w:kern w:val="0"/>
          <w:sz w:val="18"/>
          <w:szCs w:val="18"/>
          <w14:ligatures w14:val="none"/>
        </w:rPr>
      </w:pPr>
      <w:r w:rsidRPr="00AB799C">
        <w:rPr>
          <w:rFonts w:ascii="標楷體-繁" w:eastAsia="標楷體-繁" w:hAnsi="新細明體" w:cs="新細明體"/>
          <w:kern w:val="0"/>
          <w:sz w:val="18"/>
          <w:szCs w:val="18"/>
          <w14:ligatures w14:val="none"/>
        </w:rPr>
        <w:t xml:space="preserve">Paparrizos, J., Kang, Y., Boniol, P., Tsay, R. S., </w:t>
      </w:r>
      <w:proofErr w:type="spellStart"/>
      <w:r w:rsidRPr="00AB799C">
        <w:rPr>
          <w:rFonts w:ascii="標楷體-繁" w:eastAsia="標楷體-繁" w:hAnsi="新細明體" w:cs="新細明體"/>
          <w:kern w:val="0"/>
          <w:sz w:val="18"/>
          <w:szCs w:val="18"/>
          <w14:ligatures w14:val="none"/>
        </w:rPr>
        <w:t>Palpanas</w:t>
      </w:r>
      <w:proofErr w:type="spellEnd"/>
      <w:r w:rsidRPr="00AB799C">
        <w:rPr>
          <w:rFonts w:ascii="標楷體-繁" w:eastAsia="標楷體-繁" w:hAnsi="新細明體" w:cs="新細明體"/>
          <w:kern w:val="0"/>
          <w:sz w:val="18"/>
          <w:szCs w:val="18"/>
          <w14:ligatures w14:val="none"/>
        </w:rPr>
        <w:t xml:space="preserve">, T., &amp; Franklin, M. J. (2022). </w:t>
      </w:r>
      <w:r w:rsidRPr="00AB799C">
        <w:rPr>
          <w:rFonts w:ascii="標楷體-繁" w:eastAsia="標楷體-繁" w:hAnsi="新細明體" w:cs="新細明體"/>
          <w:i/>
          <w:iCs/>
          <w:kern w:val="0"/>
          <w:sz w:val="18"/>
          <w:szCs w:val="18"/>
          <w14:ligatures w14:val="none"/>
        </w:rPr>
        <w:t>TSB-UAD: An End-to-End Benchmark Suite for Univariate Time-Series Anomaly Detection</w:t>
      </w:r>
      <w:r w:rsidRPr="00AB799C">
        <w:rPr>
          <w:rFonts w:ascii="標楷體-繁" w:eastAsia="標楷體-繁" w:hAnsi="新細明體" w:cs="新細明體"/>
          <w:kern w:val="0"/>
          <w:sz w:val="18"/>
          <w:szCs w:val="18"/>
          <w14:ligatures w14:val="none"/>
        </w:rPr>
        <w:t xml:space="preserve">. </w:t>
      </w:r>
      <w:r w:rsidRPr="00AB799C">
        <w:rPr>
          <w:rFonts w:ascii="標楷體-繁" w:eastAsia="標楷體-繁" w:hAnsi="新細明體" w:cs="新細明體"/>
          <w:i/>
          <w:iCs/>
          <w:kern w:val="0"/>
          <w:sz w:val="18"/>
          <w:szCs w:val="18"/>
          <w14:ligatures w14:val="none"/>
        </w:rPr>
        <w:t>Proc. VLDB Endow.</w:t>
      </w:r>
      <w:r w:rsidRPr="00AB799C">
        <w:rPr>
          <w:rFonts w:ascii="標楷體-繁" w:eastAsia="標楷體-繁" w:hAnsi="新細明體" w:cs="新細明體"/>
          <w:kern w:val="0"/>
          <w:sz w:val="18"/>
          <w:szCs w:val="18"/>
          <w14:ligatures w14:val="none"/>
        </w:rPr>
        <w:t>, 15(8), 1697</w:t>
      </w:r>
      <w:r w:rsidRPr="00AB799C">
        <w:rPr>
          <w:rFonts w:ascii="標楷體-繁" w:eastAsia="標楷體-繁" w:hAnsi="新細明體" w:cs="新細明體"/>
          <w:kern w:val="0"/>
          <w:sz w:val="18"/>
          <w:szCs w:val="18"/>
          <w14:ligatures w14:val="none"/>
        </w:rPr>
        <w:t>–</w:t>
      </w:r>
      <w:r w:rsidRPr="00AB799C">
        <w:rPr>
          <w:rFonts w:ascii="標楷體-繁" w:eastAsia="標楷體-繁" w:hAnsi="新細明體" w:cs="新細明體"/>
          <w:kern w:val="0"/>
          <w:sz w:val="18"/>
          <w:szCs w:val="18"/>
          <w14:ligatures w14:val="none"/>
        </w:rPr>
        <w:t>1711.</w:t>
      </w:r>
    </w:p>
    <w:p w14:paraId="542EC43E" w14:textId="77777777" w:rsidR="00AB799C" w:rsidRPr="00AB799C" w:rsidRDefault="00AB799C" w:rsidP="00AB799C">
      <w:pPr>
        <w:widowControl/>
        <w:numPr>
          <w:ilvl w:val="0"/>
          <w:numId w:val="38"/>
        </w:numPr>
        <w:spacing w:before="100" w:beforeAutospacing="1" w:after="100" w:afterAutospacing="1" w:line="240" w:lineRule="auto"/>
        <w:rPr>
          <w:rFonts w:ascii="標楷體-繁" w:eastAsia="標楷體-繁" w:hAnsi="新細明體" w:cs="新細明體"/>
          <w:kern w:val="0"/>
          <w:sz w:val="18"/>
          <w:szCs w:val="18"/>
          <w14:ligatures w14:val="none"/>
        </w:rPr>
      </w:pPr>
      <w:hyperlink r:id="rId25" w:history="1">
        <w:r w:rsidRPr="00AB799C">
          <w:rPr>
            <w:rFonts w:ascii="標楷體-繁" w:eastAsia="標楷體-繁" w:hAnsi="新細明體" w:cs="新細明體"/>
            <w:color w:val="0000FF"/>
            <w:kern w:val="0"/>
            <w:sz w:val="18"/>
            <w:szCs w:val="18"/>
            <w:u w:val="single"/>
            <w14:ligatures w14:val="none"/>
          </w:rPr>
          <w:t>Kling Gupta Efficiency tutorial</w:t>
        </w:r>
      </w:hyperlink>
    </w:p>
    <w:p w14:paraId="65A8A51D" w14:textId="18E4666E" w:rsidR="00986455" w:rsidRDefault="00AB799C" w:rsidP="00AB799C">
      <w:pPr>
        <w:widowControl/>
        <w:numPr>
          <w:ilvl w:val="0"/>
          <w:numId w:val="38"/>
        </w:numPr>
        <w:spacing w:before="100" w:beforeAutospacing="1" w:after="100" w:afterAutospacing="1" w:line="240" w:lineRule="auto"/>
        <w:rPr>
          <w:rFonts w:ascii="標楷體-繁" w:eastAsia="標楷體-繁" w:hAnsi="新細明體" w:cs="新細明體"/>
          <w:kern w:val="0"/>
          <w:sz w:val="18"/>
          <w:szCs w:val="18"/>
          <w14:ligatures w14:val="none"/>
        </w:rPr>
      </w:pPr>
      <w:r w:rsidRPr="00AB799C">
        <w:rPr>
          <w:rFonts w:ascii="標楷體-繁" w:eastAsia="標楷體-繁" w:hAnsi="新細明體" w:cs="新細明體"/>
          <w:kern w:val="0"/>
          <w:sz w:val="18"/>
          <w:szCs w:val="18"/>
          <w14:ligatures w14:val="none"/>
        </w:rPr>
        <w:t xml:space="preserve">ARIMA for time series forecasting with Python </w:t>
      </w:r>
      <w:hyperlink r:id="rId26" w:history="1">
        <w:r w:rsidRPr="00AB799C">
          <w:rPr>
            <w:rFonts w:ascii="標楷體-繁" w:eastAsia="標楷體-繁" w:hAnsi="新細明體" w:cs="新細明體"/>
            <w:color w:val="0000FF"/>
            <w:kern w:val="0"/>
            <w:sz w:val="18"/>
            <w:szCs w:val="18"/>
            <w:u w:val="single"/>
            <w14:ligatures w14:val="none"/>
          </w:rPr>
          <w:t>(machinelearningmastery.com in Bing)</w:t>
        </w:r>
      </w:hyperlink>
    </w:p>
    <w:p w14:paraId="5F1A2A7E" w14:textId="08EA3632" w:rsidR="00AB799C" w:rsidRPr="00AB799C" w:rsidRDefault="00AB799C" w:rsidP="00AB799C">
      <w:pPr>
        <w:widowControl/>
        <w:numPr>
          <w:ilvl w:val="0"/>
          <w:numId w:val="38"/>
        </w:numPr>
        <w:spacing w:before="100" w:beforeAutospacing="1" w:after="100" w:afterAutospacing="1" w:line="240" w:lineRule="auto"/>
        <w:rPr>
          <w:rFonts w:ascii="標楷體-繁" w:eastAsia="標楷體-繁" w:hAnsi="新細明體" w:cs="新細明體"/>
          <w:kern w:val="0"/>
          <w:sz w:val="18"/>
          <w:szCs w:val="18"/>
          <w14:ligatures w14:val="none"/>
        </w:rPr>
      </w:pPr>
      <w:r w:rsidRPr="00AB799C">
        <w:rPr>
          <w:rFonts w:ascii="標楷體-繁" w:eastAsia="標楷體-繁" w:hAnsi="新細明體" w:cs="新細明體"/>
          <w:kern w:val="0"/>
          <w:sz w:val="18"/>
          <w:szCs w:val="18"/>
          <w14:ligatures w14:val="none"/>
        </w:rPr>
        <w:t>McInnes, L., Healy, J., &amp; Melville, J. (2018). UMAP: Uniform Manifold Approximation and Projection for Dimension Reduction. arXiv:1802.03426.</w:t>
      </w:r>
    </w:p>
    <w:p w14:paraId="3D825EC2" w14:textId="587DA8EF" w:rsidR="00AB799C" w:rsidRPr="00AB799C" w:rsidRDefault="00AB799C" w:rsidP="00AB799C">
      <w:pPr>
        <w:widowControl/>
        <w:numPr>
          <w:ilvl w:val="0"/>
          <w:numId w:val="38"/>
        </w:numPr>
        <w:spacing w:before="100" w:beforeAutospacing="1" w:after="100" w:afterAutospacing="1" w:line="240" w:lineRule="auto"/>
        <w:rPr>
          <w:rFonts w:ascii="標楷體-繁" w:eastAsia="標楷體-繁" w:hAnsi="新細明體" w:cs="新細明體" w:hint="eastAsia"/>
          <w:kern w:val="0"/>
          <w:sz w:val="18"/>
          <w:szCs w:val="18"/>
          <w14:ligatures w14:val="none"/>
        </w:rPr>
      </w:pPr>
      <w:r w:rsidRPr="00AB799C">
        <w:rPr>
          <w:rFonts w:ascii="標楷體-繁" w:eastAsia="標楷體-繁" w:hAnsi="新細明體" w:cs="新細明體"/>
          <w:kern w:val="0"/>
          <w:sz w:val="18"/>
          <w:szCs w:val="18"/>
          <w14:ligatures w14:val="none"/>
        </w:rPr>
        <w:t xml:space="preserve">Grootendorst, M. (2022). </w:t>
      </w:r>
      <w:proofErr w:type="spellStart"/>
      <w:r w:rsidRPr="00AB799C">
        <w:rPr>
          <w:rFonts w:ascii="標楷體-繁" w:eastAsia="標楷體-繁" w:hAnsi="新細明體" w:cs="新細明體"/>
          <w:kern w:val="0"/>
          <w:sz w:val="18"/>
          <w:szCs w:val="18"/>
          <w14:ligatures w14:val="none"/>
        </w:rPr>
        <w:t>BERTopic</w:t>
      </w:r>
      <w:proofErr w:type="spellEnd"/>
      <w:r w:rsidRPr="00AB799C">
        <w:rPr>
          <w:rFonts w:ascii="標楷體-繁" w:eastAsia="標楷體-繁" w:hAnsi="新細明體" w:cs="新細明體"/>
          <w:kern w:val="0"/>
          <w:sz w:val="18"/>
          <w:szCs w:val="18"/>
          <w14:ligatures w14:val="none"/>
        </w:rPr>
        <w:t>: Neural topic modeling with a class-based TF-IDF procedure. arXiv:2203.05794.</w:t>
      </w:r>
    </w:p>
    <w:p w14:paraId="0178754D" w14:textId="77777777" w:rsidR="00AB799C" w:rsidRPr="00AB799C" w:rsidRDefault="00AB799C" w:rsidP="00AB799C">
      <w:pPr>
        <w:widowControl/>
        <w:spacing w:before="100" w:beforeAutospacing="1" w:after="100" w:afterAutospacing="1" w:line="240" w:lineRule="auto"/>
        <w:rPr>
          <w:rFonts w:ascii="標楷體-繁" w:eastAsia="標楷體-繁" w:hAnsi="新細明體" w:cs="新細明體"/>
          <w:kern w:val="0"/>
          <w:sz w:val="18"/>
          <w:szCs w:val="18"/>
          <w14:ligatures w14:val="none"/>
        </w:rPr>
      </w:pPr>
    </w:p>
    <w:p w14:paraId="01C7C111" w14:textId="7C207BF9" w:rsidR="00AB799C" w:rsidRPr="00AB799C" w:rsidRDefault="00AB799C" w:rsidP="00AB799C">
      <w:pPr>
        <w:widowControl/>
        <w:spacing w:before="100" w:beforeAutospacing="1" w:after="100" w:afterAutospacing="1" w:line="240" w:lineRule="auto"/>
        <w:rPr>
          <w:rFonts w:ascii="標楷體-繁" w:eastAsia="標楷體-繁" w:hAnsi="新細明體" w:cs="新細明體"/>
          <w:kern w:val="0"/>
          <w:sz w:val="18"/>
          <w:szCs w:val="18"/>
          <w14:ligatures w14:val="none"/>
        </w:rPr>
      </w:pPr>
    </w:p>
    <w:p w14:paraId="5C23D89E" w14:textId="77777777" w:rsidR="003A69C1" w:rsidRDefault="003A69C1" w:rsidP="00AB799C">
      <w:pPr>
        <w:widowControl/>
        <w:spacing w:before="100" w:beforeAutospacing="1" w:after="100" w:afterAutospacing="1" w:line="240" w:lineRule="auto"/>
        <w:ind w:left="360"/>
        <w:rPr>
          <w:rFonts w:ascii="標楷體-繁" w:eastAsia="標楷體-繁" w:hAnsi="新細明體" w:cs="新細明體"/>
          <w:kern w:val="0"/>
          <w:sz w:val="18"/>
          <w:szCs w:val="18"/>
          <w14:ligatures w14:val="none"/>
        </w:rPr>
        <w:sectPr w:rsidR="003A69C1" w:rsidSect="003A69C1">
          <w:type w:val="continuous"/>
          <w:pgSz w:w="11906" w:h="16838"/>
          <w:pgMar w:top="567" w:right="567" w:bottom="567" w:left="567" w:header="567" w:footer="567" w:gutter="0"/>
          <w:cols w:space="720"/>
          <w:docGrid w:type="lines" w:linePitch="360"/>
        </w:sectPr>
      </w:pPr>
    </w:p>
    <w:p w14:paraId="649F8696" w14:textId="77777777" w:rsidR="00AB799C" w:rsidRPr="00AB799C" w:rsidRDefault="00AB799C" w:rsidP="00AB799C">
      <w:pPr>
        <w:widowControl/>
        <w:spacing w:before="100" w:beforeAutospacing="1" w:after="100" w:afterAutospacing="1" w:line="240" w:lineRule="auto"/>
        <w:ind w:left="360"/>
        <w:rPr>
          <w:rFonts w:ascii="標楷體-繁" w:eastAsia="標楷體-繁" w:hAnsi="新細明體" w:cs="新細明體" w:hint="eastAsia"/>
          <w:kern w:val="0"/>
          <w:sz w:val="18"/>
          <w:szCs w:val="18"/>
          <w14:ligatures w14:val="none"/>
        </w:rPr>
      </w:pPr>
    </w:p>
    <w:sectPr w:rsidR="00AB799C" w:rsidRPr="00AB799C" w:rsidSect="00122B65">
      <w:type w:val="continuous"/>
      <w:pgSz w:w="11906" w:h="16838"/>
      <w:pgMar w:top="567" w:right="567" w:bottom="567" w:left="567" w:header="567" w:footer="567" w:gutter="0"/>
      <w:cols w:num="2" w:space="426" w:equalWidth="0">
        <w:col w:w="5173" w:space="426"/>
        <w:col w:w="5173"/>
      </w:cols>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33E46" w14:textId="77777777" w:rsidR="0036243E" w:rsidRDefault="0036243E" w:rsidP="00104A32">
      <w:pPr>
        <w:spacing w:after="0" w:line="240" w:lineRule="auto"/>
      </w:pPr>
      <w:r>
        <w:separator/>
      </w:r>
    </w:p>
  </w:endnote>
  <w:endnote w:type="continuationSeparator" w:id="0">
    <w:p w14:paraId="61CABD60" w14:textId="77777777" w:rsidR="0036243E" w:rsidRDefault="0036243E" w:rsidP="00104A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標楷體-繁">
    <w:panose1 w:val="03000500000000000000"/>
    <w:charset w:val="88"/>
    <w:family w:val="roman"/>
    <w:pitch w:val="default"/>
    <w:sig w:usb0="800002E3" w:usb1="38CFFD7A" w:usb2="00000016" w:usb3="00000000" w:csb0="0010000C"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標楷體">
    <w:altName w:val="Microsoft JhengHei"/>
    <w:panose1 w:val="020B0604020202020204"/>
    <w:charset w:val="88"/>
    <w:family w:val="script"/>
    <w:pitch w:val="fixed"/>
    <w:sig w:usb0="00000003" w:usb1="080E0000" w:usb2="00000016" w:usb3="00000000" w:csb0="001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BE1C7" w14:textId="77777777" w:rsidR="00E5462C" w:rsidRDefault="00E5462C">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477A2" w14:textId="77777777" w:rsidR="00E5462C" w:rsidRDefault="00E5462C">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D30DB" w14:textId="77777777" w:rsidR="00E5462C" w:rsidRDefault="00E5462C">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27BB4" w14:textId="77777777" w:rsidR="0036243E" w:rsidRDefault="0036243E" w:rsidP="00104A32">
      <w:pPr>
        <w:spacing w:after="0" w:line="240" w:lineRule="auto"/>
      </w:pPr>
      <w:r>
        <w:separator/>
      </w:r>
    </w:p>
  </w:footnote>
  <w:footnote w:type="continuationSeparator" w:id="0">
    <w:p w14:paraId="4B3ECC3B" w14:textId="77777777" w:rsidR="0036243E" w:rsidRDefault="0036243E" w:rsidP="00104A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724E0" w14:textId="77777777" w:rsidR="00E5462C" w:rsidRDefault="00E5462C">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D38C0" w14:textId="77777777" w:rsidR="00E5462C" w:rsidRDefault="00E5462C">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27999" w14:textId="77777777" w:rsidR="00E5462C" w:rsidRDefault="00E5462C">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3EE0E3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52A45EB"/>
    <w:multiLevelType w:val="multilevel"/>
    <w:tmpl w:val="E5FECCAC"/>
    <w:lvl w:ilvl="0">
      <w:start w:val="3"/>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66F01C9"/>
    <w:multiLevelType w:val="multilevel"/>
    <w:tmpl w:val="A836AE3C"/>
    <w:lvl w:ilvl="0">
      <w:start w:val="1"/>
      <w:numFmt w:val="decimal"/>
      <w:lvlText w:val="%1."/>
      <w:lvlJc w:val="left"/>
      <w:pPr>
        <w:ind w:left="360" w:hanging="360"/>
      </w:pPr>
      <w:rPr>
        <w:rFonts w:hAnsi="Microsoft JhengHei" w:hint="eastAsia"/>
      </w:rPr>
    </w:lvl>
    <w:lvl w:ilvl="1">
      <w:start w:val="5"/>
      <w:numFmt w:val="decimal"/>
      <w:isLgl/>
      <w:lvlText w:val="%1.%2"/>
      <w:lvlJc w:val="left"/>
      <w:pPr>
        <w:ind w:left="360" w:hanging="36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720" w:hanging="72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080" w:hanging="108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440" w:hanging="1440"/>
      </w:pPr>
      <w:rPr>
        <w:rFonts w:hint="eastAsia"/>
      </w:rPr>
    </w:lvl>
    <w:lvl w:ilvl="8">
      <w:start w:val="1"/>
      <w:numFmt w:val="decimal"/>
      <w:isLgl/>
      <w:lvlText w:val="%1.%2.%3.%4.%5.%6.%7.%8.%9"/>
      <w:lvlJc w:val="left"/>
      <w:pPr>
        <w:ind w:left="1800" w:hanging="1800"/>
      </w:pPr>
      <w:rPr>
        <w:rFonts w:hint="eastAsia"/>
      </w:rPr>
    </w:lvl>
  </w:abstractNum>
  <w:abstractNum w:abstractNumId="3" w15:restartNumberingAfterBreak="0">
    <w:nsid w:val="0A190CE8"/>
    <w:multiLevelType w:val="hybridMultilevel"/>
    <w:tmpl w:val="F0126C7C"/>
    <w:lvl w:ilvl="0" w:tplc="80DAA5D2">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CA967FA"/>
    <w:multiLevelType w:val="hybridMultilevel"/>
    <w:tmpl w:val="57ACEBF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0D233C45"/>
    <w:multiLevelType w:val="hybridMultilevel"/>
    <w:tmpl w:val="B778EC5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0E421C5E"/>
    <w:multiLevelType w:val="multilevel"/>
    <w:tmpl w:val="E5FECCAC"/>
    <w:lvl w:ilvl="0">
      <w:start w:val="3"/>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94D4704"/>
    <w:multiLevelType w:val="multilevel"/>
    <w:tmpl w:val="2BF02186"/>
    <w:lvl w:ilvl="0">
      <w:start w:val="1"/>
      <w:numFmt w:val="decimal"/>
      <w:lvlText w:val="%1."/>
      <w:lvlJc w:val="left"/>
      <w:pPr>
        <w:ind w:left="480" w:hanging="480"/>
      </w:pPr>
    </w:lvl>
    <w:lvl w:ilvl="1">
      <w:start w:val="4"/>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1B043097"/>
    <w:multiLevelType w:val="multilevel"/>
    <w:tmpl w:val="90A8E81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9" w15:restartNumberingAfterBreak="0">
    <w:nsid w:val="1BB94A8D"/>
    <w:multiLevelType w:val="hybridMultilevel"/>
    <w:tmpl w:val="ADD42C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1EB23FFB"/>
    <w:multiLevelType w:val="multilevel"/>
    <w:tmpl w:val="990E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C48A5"/>
    <w:multiLevelType w:val="hybridMultilevel"/>
    <w:tmpl w:val="52EC811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23522B9D"/>
    <w:multiLevelType w:val="hybridMultilevel"/>
    <w:tmpl w:val="9DBA825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256A1995"/>
    <w:multiLevelType w:val="multilevel"/>
    <w:tmpl w:val="E32C8B38"/>
    <w:lvl w:ilvl="0">
      <w:start w:val="1"/>
      <w:numFmt w:val="bullet"/>
      <w:lvlText w:val=""/>
      <w:lvlJc w:val="left"/>
      <w:pPr>
        <w:ind w:left="480" w:hanging="480"/>
      </w:pPr>
      <w:rPr>
        <w:rFonts w:ascii="Wingdings" w:hAnsi="Wingdings" w:hint="default"/>
      </w:rPr>
    </w:lvl>
    <w:lvl w:ilvl="1">
      <w:start w:val="4"/>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2699792B"/>
    <w:multiLevelType w:val="hybridMultilevel"/>
    <w:tmpl w:val="60C26AB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29F01D85"/>
    <w:multiLevelType w:val="hybridMultilevel"/>
    <w:tmpl w:val="592C572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2A0538CF"/>
    <w:multiLevelType w:val="hybridMultilevel"/>
    <w:tmpl w:val="5B4495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2A4A1274"/>
    <w:multiLevelType w:val="multilevel"/>
    <w:tmpl w:val="E32C8B38"/>
    <w:lvl w:ilvl="0">
      <w:start w:val="1"/>
      <w:numFmt w:val="bullet"/>
      <w:lvlText w:val=""/>
      <w:lvlJc w:val="left"/>
      <w:pPr>
        <w:ind w:left="480" w:hanging="480"/>
      </w:pPr>
      <w:rPr>
        <w:rFonts w:ascii="Wingdings" w:hAnsi="Wingdings" w:hint="default"/>
      </w:rPr>
    </w:lvl>
    <w:lvl w:ilvl="1">
      <w:start w:val="4"/>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3C3E44CB"/>
    <w:multiLevelType w:val="multilevel"/>
    <w:tmpl w:val="990E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C7C92"/>
    <w:multiLevelType w:val="hybridMultilevel"/>
    <w:tmpl w:val="826C021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44CE670A"/>
    <w:multiLevelType w:val="multilevel"/>
    <w:tmpl w:val="E5FECCAC"/>
    <w:lvl w:ilvl="0">
      <w:start w:val="3"/>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1462DD6"/>
    <w:multiLevelType w:val="multilevel"/>
    <w:tmpl w:val="459E4508"/>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56B76AA5"/>
    <w:multiLevelType w:val="hybridMultilevel"/>
    <w:tmpl w:val="9D762790"/>
    <w:lvl w:ilvl="0" w:tplc="9EE0A948">
      <w:start w:val="1"/>
      <w:numFmt w:val="decimal"/>
      <w:lvlText w:val="%1."/>
      <w:lvlJc w:val="left"/>
      <w:pPr>
        <w:ind w:left="360" w:hanging="360"/>
      </w:pPr>
      <w:rPr>
        <w:rFonts w:hAnsi="Microsoft JhengHei"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71578CA"/>
    <w:multiLevelType w:val="hybridMultilevel"/>
    <w:tmpl w:val="2B62A786"/>
    <w:lvl w:ilvl="0" w:tplc="D520AA00">
      <w:start w:val="5"/>
      <w:numFmt w:val="bullet"/>
      <w:lvlText w:val="-"/>
      <w:lvlJc w:val="left"/>
      <w:pPr>
        <w:ind w:left="360" w:hanging="360"/>
      </w:pPr>
      <w:rPr>
        <w:rFonts w:ascii="標楷體-繁" w:eastAsia="標楷體-繁" w:hAnsi="Microsoft JhengHei"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5A9A7F96"/>
    <w:multiLevelType w:val="hybridMultilevel"/>
    <w:tmpl w:val="D160104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5AA35B2A"/>
    <w:multiLevelType w:val="multilevel"/>
    <w:tmpl w:val="E32C8B38"/>
    <w:lvl w:ilvl="0">
      <w:start w:val="1"/>
      <w:numFmt w:val="bullet"/>
      <w:lvlText w:val=""/>
      <w:lvlJc w:val="left"/>
      <w:pPr>
        <w:ind w:left="480" w:hanging="480"/>
      </w:pPr>
      <w:rPr>
        <w:rFonts w:ascii="Wingdings" w:hAnsi="Wingdings" w:hint="default"/>
      </w:rPr>
    </w:lvl>
    <w:lvl w:ilvl="1">
      <w:start w:val="4"/>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5FA4569F"/>
    <w:multiLevelType w:val="hybridMultilevel"/>
    <w:tmpl w:val="17FEAA16"/>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63D23AD2"/>
    <w:multiLevelType w:val="hybridMultilevel"/>
    <w:tmpl w:val="7026D69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66A46FA3"/>
    <w:multiLevelType w:val="hybridMultilevel"/>
    <w:tmpl w:val="2FAA0CF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68803A5C"/>
    <w:multiLevelType w:val="multilevel"/>
    <w:tmpl w:val="E5FECCAC"/>
    <w:lvl w:ilvl="0">
      <w:start w:val="3"/>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69C04A7D"/>
    <w:multiLevelType w:val="hybridMultilevel"/>
    <w:tmpl w:val="D47E666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6F1A19B7"/>
    <w:multiLevelType w:val="hybridMultilevel"/>
    <w:tmpl w:val="7A1CFFE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6F6D71AF"/>
    <w:multiLevelType w:val="hybridMultilevel"/>
    <w:tmpl w:val="286E4BE0"/>
    <w:lvl w:ilvl="0" w:tplc="9EE0A948">
      <w:start w:val="1"/>
      <w:numFmt w:val="decimal"/>
      <w:lvlText w:val="%1."/>
      <w:lvlJc w:val="left"/>
      <w:pPr>
        <w:ind w:left="360" w:hanging="360"/>
      </w:pPr>
      <w:rPr>
        <w:rFonts w:hAnsi="Microsoft JhengHei"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FAE2666"/>
    <w:multiLevelType w:val="hybridMultilevel"/>
    <w:tmpl w:val="80C6A00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72904018"/>
    <w:multiLevelType w:val="hybridMultilevel"/>
    <w:tmpl w:val="246C961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72B60102"/>
    <w:multiLevelType w:val="hybridMultilevel"/>
    <w:tmpl w:val="AA62DFC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7C5466F4"/>
    <w:multiLevelType w:val="hybridMultilevel"/>
    <w:tmpl w:val="E198043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7FC87A68"/>
    <w:multiLevelType w:val="hybridMultilevel"/>
    <w:tmpl w:val="7D80F95E"/>
    <w:lvl w:ilvl="0" w:tplc="D520AA00">
      <w:start w:val="5"/>
      <w:numFmt w:val="bullet"/>
      <w:lvlText w:val="-"/>
      <w:lvlJc w:val="left"/>
      <w:pPr>
        <w:ind w:left="480" w:hanging="480"/>
      </w:pPr>
      <w:rPr>
        <w:rFonts w:ascii="標楷體-繁" w:eastAsia="標楷體-繁" w:hAnsi="Microsoft JhengHei" w:cstheme="minorBidi" w:hint="eastAsia"/>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num w:numId="1" w16cid:durableId="1391228079">
    <w:abstractNumId w:val="3"/>
  </w:num>
  <w:num w:numId="2" w16cid:durableId="1935477825">
    <w:abstractNumId w:val="8"/>
  </w:num>
  <w:num w:numId="3" w16cid:durableId="722560339">
    <w:abstractNumId w:val="36"/>
  </w:num>
  <w:num w:numId="4" w16cid:durableId="1495149044">
    <w:abstractNumId w:val="21"/>
  </w:num>
  <w:num w:numId="5" w16cid:durableId="1537549310">
    <w:abstractNumId w:val="31"/>
  </w:num>
  <w:num w:numId="6" w16cid:durableId="1100835850">
    <w:abstractNumId w:val="6"/>
  </w:num>
  <w:num w:numId="7" w16cid:durableId="1311401793">
    <w:abstractNumId w:val="35"/>
  </w:num>
  <w:num w:numId="8" w16cid:durableId="2004353046">
    <w:abstractNumId w:val="29"/>
  </w:num>
  <w:num w:numId="9" w16cid:durableId="1709601396">
    <w:abstractNumId w:val="15"/>
  </w:num>
  <w:num w:numId="10" w16cid:durableId="1649048258">
    <w:abstractNumId w:val="20"/>
  </w:num>
  <w:num w:numId="11" w16cid:durableId="565917332">
    <w:abstractNumId w:val="1"/>
  </w:num>
  <w:num w:numId="12" w16cid:durableId="2051612440">
    <w:abstractNumId w:val="7"/>
  </w:num>
  <w:num w:numId="13" w16cid:durableId="521091643">
    <w:abstractNumId w:val="16"/>
  </w:num>
  <w:num w:numId="14" w16cid:durableId="122042979">
    <w:abstractNumId w:val="14"/>
  </w:num>
  <w:num w:numId="15" w16cid:durableId="1410468896">
    <w:abstractNumId w:val="28"/>
  </w:num>
  <w:num w:numId="16" w16cid:durableId="2046178173">
    <w:abstractNumId w:val="34"/>
  </w:num>
  <w:num w:numId="17" w16cid:durableId="290283276">
    <w:abstractNumId w:val="5"/>
  </w:num>
  <w:num w:numId="18" w16cid:durableId="618803997">
    <w:abstractNumId w:val="9"/>
  </w:num>
  <w:num w:numId="19" w16cid:durableId="1413895479">
    <w:abstractNumId w:val="33"/>
  </w:num>
  <w:num w:numId="20" w16cid:durableId="1203597955">
    <w:abstractNumId w:val="30"/>
  </w:num>
  <w:num w:numId="21" w16cid:durableId="581648026">
    <w:abstractNumId w:val="27"/>
  </w:num>
  <w:num w:numId="22" w16cid:durableId="90049176">
    <w:abstractNumId w:val="0"/>
  </w:num>
  <w:num w:numId="23" w16cid:durableId="2083210507">
    <w:abstractNumId w:val="4"/>
  </w:num>
  <w:num w:numId="24" w16cid:durableId="224220678">
    <w:abstractNumId w:val="23"/>
  </w:num>
  <w:num w:numId="25" w16cid:durableId="1534733416">
    <w:abstractNumId w:val="26"/>
  </w:num>
  <w:num w:numId="26" w16cid:durableId="723261284">
    <w:abstractNumId w:val="11"/>
  </w:num>
  <w:num w:numId="27" w16cid:durableId="738358146">
    <w:abstractNumId w:val="0"/>
  </w:num>
  <w:num w:numId="28" w16cid:durableId="2078045113">
    <w:abstractNumId w:val="22"/>
  </w:num>
  <w:num w:numId="29" w16cid:durableId="326253706">
    <w:abstractNumId w:val="19"/>
  </w:num>
  <w:num w:numId="30" w16cid:durableId="775756055">
    <w:abstractNumId w:val="37"/>
  </w:num>
  <w:num w:numId="31" w16cid:durableId="145902130">
    <w:abstractNumId w:val="12"/>
  </w:num>
  <w:num w:numId="32" w16cid:durableId="83960662">
    <w:abstractNumId w:val="24"/>
  </w:num>
  <w:num w:numId="33" w16cid:durableId="592326237">
    <w:abstractNumId w:val="17"/>
  </w:num>
  <w:num w:numId="34" w16cid:durableId="1492135541">
    <w:abstractNumId w:val="32"/>
  </w:num>
  <w:num w:numId="35" w16cid:durableId="1236545909">
    <w:abstractNumId w:val="2"/>
  </w:num>
  <w:num w:numId="36" w16cid:durableId="1046952088">
    <w:abstractNumId w:val="25"/>
  </w:num>
  <w:num w:numId="37" w16cid:durableId="1882937543">
    <w:abstractNumId w:val="13"/>
  </w:num>
  <w:num w:numId="38" w16cid:durableId="1518353318">
    <w:abstractNumId w:val="10"/>
  </w:num>
  <w:num w:numId="39" w16cid:durableId="416362880">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黃奕瑋">
    <w15:presenceInfo w15:providerId="AD" w15:userId="S::r14725055@m365.ntu.edu.tw::3dedf358-0dc2-4102-8cb8-64eb8f872c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hideGrammaticalErrors/>
  <w:proofState w:spelling="clean" w:grammar="clean"/>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0D4"/>
    <w:rsid w:val="000450DD"/>
    <w:rsid w:val="00104A32"/>
    <w:rsid w:val="00122B65"/>
    <w:rsid w:val="00170FAF"/>
    <w:rsid w:val="001C7CB5"/>
    <w:rsid w:val="001D1F2E"/>
    <w:rsid w:val="001D27E2"/>
    <w:rsid w:val="001F61E4"/>
    <w:rsid w:val="00204618"/>
    <w:rsid w:val="00211679"/>
    <w:rsid w:val="00215AD1"/>
    <w:rsid w:val="00297EB9"/>
    <w:rsid w:val="002A128C"/>
    <w:rsid w:val="002A6C8D"/>
    <w:rsid w:val="002D3E4F"/>
    <w:rsid w:val="002F3F53"/>
    <w:rsid w:val="00336E38"/>
    <w:rsid w:val="0034748F"/>
    <w:rsid w:val="0036243E"/>
    <w:rsid w:val="003A69C1"/>
    <w:rsid w:val="003C1750"/>
    <w:rsid w:val="003E6A8A"/>
    <w:rsid w:val="00416C2A"/>
    <w:rsid w:val="0049769B"/>
    <w:rsid w:val="0053257A"/>
    <w:rsid w:val="005A0607"/>
    <w:rsid w:val="005F71CC"/>
    <w:rsid w:val="00653169"/>
    <w:rsid w:val="00657038"/>
    <w:rsid w:val="00677CE7"/>
    <w:rsid w:val="00703A0E"/>
    <w:rsid w:val="00703A48"/>
    <w:rsid w:val="007073C6"/>
    <w:rsid w:val="007121C7"/>
    <w:rsid w:val="007417C2"/>
    <w:rsid w:val="00833FFC"/>
    <w:rsid w:val="00834CFD"/>
    <w:rsid w:val="00852035"/>
    <w:rsid w:val="0089251F"/>
    <w:rsid w:val="008C2F80"/>
    <w:rsid w:val="00951DF9"/>
    <w:rsid w:val="0097571B"/>
    <w:rsid w:val="00986455"/>
    <w:rsid w:val="009959FE"/>
    <w:rsid w:val="009B2EC1"/>
    <w:rsid w:val="00A00008"/>
    <w:rsid w:val="00A028E3"/>
    <w:rsid w:val="00A74018"/>
    <w:rsid w:val="00AB799C"/>
    <w:rsid w:val="00B40C17"/>
    <w:rsid w:val="00B77584"/>
    <w:rsid w:val="00BE5C16"/>
    <w:rsid w:val="00C14597"/>
    <w:rsid w:val="00C87705"/>
    <w:rsid w:val="00CE00D4"/>
    <w:rsid w:val="00D8783D"/>
    <w:rsid w:val="00DC1DC0"/>
    <w:rsid w:val="00E5462C"/>
    <w:rsid w:val="00E8031A"/>
    <w:rsid w:val="00E808E5"/>
    <w:rsid w:val="00EE66CA"/>
    <w:rsid w:val="00F2601C"/>
    <w:rsid w:val="00F26558"/>
    <w:rsid w:val="00F63B90"/>
    <w:rsid w:val="00FD570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43178"/>
  <w15:chartTrackingRefBased/>
  <w15:docId w15:val="{3D7CF462-3B73-5F4A-8C47-D0A76B32F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
    <w:name w:val="heading 1"/>
    <w:basedOn w:val="a0"/>
    <w:next w:val="a0"/>
    <w:link w:val="10"/>
    <w:uiPriority w:val="9"/>
    <w:qFormat/>
    <w:rsid w:val="00CE00D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0"/>
    <w:next w:val="a0"/>
    <w:link w:val="20"/>
    <w:uiPriority w:val="9"/>
    <w:unhideWhenUsed/>
    <w:qFormat/>
    <w:rsid w:val="00CE00D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0"/>
    <w:next w:val="a0"/>
    <w:link w:val="30"/>
    <w:uiPriority w:val="9"/>
    <w:semiHidden/>
    <w:unhideWhenUsed/>
    <w:qFormat/>
    <w:rsid w:val="00CE00D4"/>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0"/>
    <w:next w:val="a0"/>
    <w:link w:val="40"/>
    <w:uiPriority w:val="9"/>
    <w:semiHidden/>
    <w:unhideWhenUsed/>
    <w:qFormat/>
    <w:rsid w:val="00CE00D4"/>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0"/>
    <w:next w:val="a0"/>
    <w:link w:val="50"/>
    <w:uiPriority w:val="9"/>
    <w:semiHidden/>
    <w:unhideWhenUsed/>
    <w:qFormat/>
    <w:rsid w:val="00CE00D4"/>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
    <w:semiHidden/>
    <w:unhideWhenUsed/>
    <w:qFormat/>
    <w:rsid w:val="00CE00D4"/>
    <w:pPr>
      <w:keepNext/>
      <w:keepLines/>
      <w:spacing w:before="40" w:after="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CE00D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CE00D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CE00D4"/>
    <w:pPr>
      <w:keepNext/>
      <w:keepLines/>
      <w:spacing w:before="40" w:after="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CE00D4"/>
    <w:rPr>
      <w:rFonts w:asciiTheme="majorHAnsi" w:eastAsiaTheme="majorEastAsia" w:hAnsiTheme="majorHAnsi" w:cstheme="majorBidi"/>
      <w:color w:val="2F5496" w:themeColor="accent1" w:themeShade="BF"/>
      <w:sz w:val="48"/>
      <w:szCs w:val="48"/>
    </w:rPr>
  </w:style>
  <w:style w:type="character" w:customStyle="1" w:styleId="20">
    <w:name w:val="標題 2 字元"/>
    <w:basedOn w:val="a1"/>
    <w:link w:val="2"/>
    <w:uiPriority w:val="9"/>
    <w:rsid w:val="00CE00D4"/>
    <w:rPr>
      <w:rFonts w:asciiTheme="majorHAnsi" w:eastAsiaTheme="majorEastAsia" w:hAnsiTheme="majorHAnsi" w:cstheme="majorBidi"/>
      <w:color w:val="2F5496" w:themeColor="accent1" w:themeShade="BF"/>
      <w:sz w:val="40"/>
      <w:szCs w:val="40"/>
    </w:rPr>
  </w:style>
  <w:style w:type="character" w:customStyle="1" w:styleId="30">
    <w:name w:val="標題 3 字元"/>
    <w:basedOn w:val="a1"/>
    <w:link w:val="3"/>
    <w:uiPriority w:val="9"/>
    <w:semiHidden/>
    <w:rsid w:val="00CE00D4"/>
    <w:rPr>
      <w:rFonts w:eastAsiaTheme="majorEastAsia" w:cstheme="majorBidi"/>
      <w:color w:val="2F5496" w:themeColor="accent1" w:themeShade="BF"/>
      <w:sz w:val="32"/>
      <w:szCs w:val="32"/>
    </w:rPr>
  </w:style>
  <w:style w:type="character" w:customStyle="1" w:styleId="40">
    <w:name w:val="標題 4 字元"/>
    <w:basedOn w:val="a1"/>
    <w:link w:val="4"/>
    <w:uiPriority w:val="9"/>
    <w:semiHidden/>
    <w:rsid w:val="00CE00D4"/>
    <w:rPr>
      <w:rFonts w:eastAsiaTheme="majorEastAsia" w:cstheme="majorBidi"/>
      <w:color w:val="2F5496" w:themeColor="accent1" w:themeShade="BF"/>
      <w:sz w:val="28"/>
      <w:szCs w:val="28"/>
    </w:rPr>
  </w:style>
  <w:style w:type="character" w:customStyle="1" w:styleId="50">
    <w:name w:val="標題 5 字元"/>
    <w:basedOn w:val="a1"/>
    <w:link w:val="5"/>
    <w:uiPriority w:val="9"/>
    <w:semiHidden/>
    <w:rsid w:val="00CE00D4"/>
    <w:rPr>
      <w:rFonts w:eastAsiaTheme="majorEastAsia" w:cstheme="majorBidi"/>
      <w:color w:val="2F5496" w:themeColor="accent1" w:themeShade="BF"/>
    </w:rPr>
  </w:style>
  <w:style w:type="character" w:customStyle="1" w:styleId="60">
    <w:name w:val="標題 6 字元"/>
    <w:basedOn w:val="a1"/>
    <w:link w:val="6"/>
    <w:uiPriority w:val="9"/>
    <w:semiHidden/>
    <w:rsid w:val="00CE00D4"/>
    <w:rPr>
      <w:rFonts w:eastAsiaTheme="majorEastAsia" w:cstheme="majorBidi"/>
      <w:color w:val="595959" w:themeColor="text1" w:themeTint="A6"/>
    </w:rPr>
  </w:style>
  <w:style w:type="character" w:customStyle="1" w:styleId="70">
    <w:name w:val="標題 7 字元"/>
    <w:basedOn w:val="a1"/>
    <w:link w:val="7"/>
    <w:uiPriority w:val="9"/>
    <w:semiHidden/>
    <w:rsid w:val="00CE00D4"/>
    <w:rPr>
      <w:rFonts w:eastAsiaTheme="majorEastAsia" w:cstheme="majorBidi"/>
      <w:color w:val="595959" w:themeColor="text1" w:themeTint="A6"/>
    </w:rPr>
  </w:style>
  <w:style w:type="character" w:customStyle="1" w:styleId="80">
    <w:name w:val="標題 8 字元"/>
    <w:basedOn w:val="a1"/>
    <w:link w:val="8"/>
    <w:uiPriority w:val="9"/>
    <w:semiHidden/>
    <w:rsid w:val="00CE00D4"/>
    <w:rPr>
      <w:rFonts w:eastAsiaTheme="majorEastAsia" w:cstheme="majorBidi"/>
      <w:color w:val="272727" w:themeColor="text1" w:themeTint="D8"/>
    </w:rPr>
  </w:style>
  <w:style w:type="character" w:customStyle="1" w:styleId="90">
    <w:name w:val="標題 9 字元"/>
    <w:basedOn w:val="a1"/>
    <w:link w:val="9"/>
    <w:uiPriority w:val="9"/>
    <w:semiHidden/>
    <w:rsid w:val="00CE00D4"/>
    <w:rPr>
      <w:rFonts w:eastAsiaTheme="majorEastAsia" w:cstheme="majorBidi"/>
      <w:color w:val="272727" w:themeColor="text1" w:themeTint="D8"/>
    </w:rPr>
  </w:style>
  <w:style w:type="paragraph" w:styleId="a4">
    <w:name w:val="Title"/>
    <w:basedOn w:val="a0"/>
    <w:next w:val="a0"/>
    <w:link w:val="a5"/>
    <w:uiPriority w:val="10"/>
    <w:qFormat/>
    <w:rsid w:val="00CE00D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CE00D4"/>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CE00D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CE00D4"/>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CE00D4"/>
    <w:pPr>
      <w:spacing w:before="160"/>
      <w:jc w:val="center"/>
    </w:pPr>
    <w:rPr>
      <w:i/>
      <w:iCs/>
      <w:color w:val="404040" w:themeColor="text1" w:themeTint="BF"/>
    </w:rPr>
  </w:style>
  <w:style w:type="character" w:customStyle="1" w:styleId="a9">
    <w:name w:val="引文 字元"/>
    <w:basedOn w:val="a1"/>
    <w:link w:val="a8"/>
    <w:uiPriority w:val="29"/>
    <w:rsid w:val="00CE00D4"/>
    <w:rPr>
      <w:i/>
      <w:iCs/>
      <w:color w:val="404040" w:themeColor="text1" w:themeTint="BF"/>
    </w:rPr>
  </w:style>
  <w:style w:type="paragraph" w:styleId="aa">
    <w:name w:val="List Paragraph"/>
    <w:basedOn w:val="a0"/>
    <w:uiPriority w:val="34"/>
    <w:qFormat/>
    <w:rsid w:val="00CE00D4"/>
    <w:pPr>
      <w:ind w:left="720"/>
      <w:contextualSpacing/>
    </w:pPr>
  </w:style>
  <w:style w:type="character" w:styleId="ab">
    <w:name w:val="Intense Emphasis"/>
    <w:basedOn w:val="a1"/>
    <w:uiPriority w:val="21"/>
    <w:qFormat/>
    <w:rsid w:val="00CE00D4"/>
    <w:rPr>
      <w:i/>
      <w:iCs/>
      <w:color w:val="2F5496" w:themeColor="accent1" w:themeShade="BF"/>
    </w:rPr>
  </w:style>
  <w:style w:type="paragraph" w:styleId="ac">
    <w:name w:val="Intense Quote"/>
    <w:basedOn w:val="a0"/>
    <w:next w:val="a0"/>
    <w:link w:val="ad"/>
    <w:uiPriority w:val="30"/>
    <w:qFormat/>
    <w:rsid w:val="00CE00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鮮明引文 字元"/>
    <w:basedOn w:val="a1"/>
    <w:link w:val="ac"/>
    <w:uiPriority w:val="30"/>
    <w:rsid w:val="00CE00D4"/>
    <w:rPr>
      <w:i/>
      <w:iCs/>
      <w:color w:val="2F5496" w:themeColor="accent1" w:themeShade="BF"/>
    </w:rPr>
  </w:style>
  <w:style w:type="character" w:styleId="ae">
    <w:name w:val="Intense Reference"/>
    <w:basedOn w:val="a1"/>
    <w:uiPriority w:val="32"/>
    <w:qFormat/>
    <w:rsid w:val="00CE00D4"/>
    <w:rPr>
      <w:b/>
      <w:bCs/>
      <w:smallCaps/>
      <w:color w:val="2F5496" w:themeColor="accent1" w:themeShade="BF"/>
      <w:spacing w:val="5"/>
    </w:rPr>
  </w:style>
  <w:style w:type="paragraph" w:styleId="a">
    <w:name w:val="List Bullet"/>
    <w:basedOn w:val="a0"/>
    <w:uiPriority w:val="99"/>
    <w:unhideWhenUsed/>
    <w:rsid w:val="00416C2A"/>
    <w:pPr>
      <w:widowControl/>
      <w:numPr>
        <w:numId w:val="22"/>
      </w:numPr>
      <w:spacing w:after="200" w:line="276" w:lineRule="auto"/>
      <w:contextualSpacing/>
    </w:pPr>
    <w:rPr>
      <w:rFonts w:ascii="Calibri" w:eastAsia="Microsoft JhengHei" w:hAnsi="Calibri"/>
      <w:kern w:val="0"/>
      <w:sz w:val="21"/>
      <w:szCs w:val="22"/>
      <w:lang w:eastAsia="en-US"/>
      <w14:ligatures w14:val="none"/>
    </w:rPr>
  </w:style>
  <w:style w:type="table" w:styleId="af">
    <w:name w:val="Table Grid"/>
    <w:basedOn w:val="a2"/>
    <w:uiPriority w:val="59"/>
    <w:rsid w:val="00416C2A"/>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Plain Table 5"/>
    <w:basedOn w:val="a2"/>
    <w:uiPriority w:val="45"/>
    <w:rsid w:val="00DC1D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1">
    <w:name w:val="Grid Table 1 Light"/>
    <w:basedOn w:val="a2"/>
    <w:uiPriority w:val="46"/>
    <w:rsid w:val="00DC1DC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f0">
    <w:name w:val="header"/>
    <w:basedOn w:val="a0"/>
    <w:link w:val="af1"/>
    <w:uiPriority w:val="99"/>
    <w:unhideWhenUsed/>
    <w:rsid w:val="00104A32"/>
    <w:pPr>
      <w:tabs>
        <w:tab w:val="center" w:pos="4153"/>
        <w:tab w:val="right" w:pos="8306"/>
      </w:tabs>
      <w:snapToGrid w:val="0"/>
    </w:pPr>
    <w:rPr>
      <w:sz w:val="20"/>
      <w:szCs w:val="20"/>
    </w:rPr>
  </w:style>
  <w:style w:type="character" w:customStyle="1" w:styleId="af1">
    <w:name w:val="頁首 字元"/>
    <w:basedOn w:val="a1"/>
    <w:link w:val="af0"/>
    <w:uiPriority w:val="99"/>
    <w:rsid w:val="00104A32"/>
    <w:rPr>
      <w:sz w:val="20"/>
      <w:szCs w:val="20"/>
    </w:rPr>
  </w:style>
  <w:style w:type="paragraph" w:styleId="af2">
    <w:name w:val="footer"/>
    <w:basedOn w:val="a0"/>
    <w:link w:val="af3"/>
    <w:uiPriority w:val="99"/>
    <w:unhideWhenUsed/>
    <w:rsid w:val="00104A32"/>
    <w:pPr>
      <w:tabs>
        <w:tab w:val="center" w:pos="4153"/>
        <w:tab w:val="right" w:pos="8306"/>
      </w:tabs>
      <w:snapToGrid w:val="0"/>
    </w:pPr>
    <w:rPr>
      <w:sz w:val="20"/>
      <w:szCs w:val="20"/>
    </w:rPr>
  </w:style>
  <w:style w:type="character" w:customStyle="1" w:styleId="af3">
    <w:name w:val="頁尾 字元"/>
    <w:basedOn w:val="a1"/>
    <w:link w:val="af2"/>
    <w:uiPriority w:val="99"/>
    <w:rsid w:val="00104A32"/>
    <w:rPr>
      <w:sz w:val="20"/>
      <w:szCs w:val="20"/>
    </w:rPr>
  </w:style>
  <w:style w:type="paragraph" w:styleId="af4">
    <w:name w:val="Revision"/>
    <w:hidden/>
    <w:uiPriority w:val="99"/>
    <w:semiHidden/>
    <w:rsid w:val="00677CE7"/>
    <w:pPr>
      <w:spacing w:after="0" w:line="240" w:lineRule="auto"/>
    </w:pPr>
  </w:style>
  <w:style w:type="table" w:styleId="-1">
    <w:name w:val="Light Grid Accent 1"/>
    <w:basedOn w:val="a2"/>
    <w:uiPriority w:val="62"/>
    <w:rsid w:val="0049769B"/>
    <w:pPr>
      <w:spacing w:after="0" w:line="240" w:lineRule="auto"/>
    </w:pPr>
    <w:rPr>
      <w:kern w:val="0"/>
      <w:sz w:val="22"/>
      <w:szCs w:val="22"/>
      <w:lang w:eastAsia="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7-5">
    <w:name w:val="Grid Table 7 Colorful Accent 5"/>
    <w:basedOn w:val="a2"/>
    <w:uiPriority w:val="52"/>
    <w:rsid w:val="0049769B"/>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7-3">
    <w:name w:val="Grid Table 7 Colorful Accent 3"/>
    <w:basedOn w:val="a2"/>
    <w:uiPriority w:val="52"/>
    <w:rsid w:val="0049769B"/>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7-2">
    <w:name w:val="Grid Table 7 Colorful Accent 2"/>
    <w:basedOn w:val="a2"/>
    <w:uiPriority w:val="52"/>
    <w:rsid w:val="0049769B"/>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41">
    <w:name w:val="Plain Table 4"/>
    <w:basedOn w:val="a2"/>
    <w:uiPriority w:val="44"/>
    <w:rsid w:val="0049769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5">
    <w:name w:val="Strong"/>
    <w:basedOn w:val="a1"/>
    <w:uiPriority w:val="22"/>
    <w:qFormat/>
    <w:rsid w:val="0049769B"/>
    <w:rPr>
      <w:b/>
      <w:bCs/>
    </w:rPr>
  </w:style>
  <w:style w:type="table" w:styleId="31">
    <w:name w:val="Plain Table 3"/>
    <w:basedOn w:val="a2"/>
    <w:uiPriority w:val="43"/>
    <w:rsid w:val="0049769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f6">
    <w:name w:val="Grid Table Light"/>
    <w:basedOn w:val="a2"/>
    <w:uiPriority w:val="40"/>
    <w:rsid w:val="009959F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2"/>
    <w:uiPriority w:val="41"/>
    <w:rsid w:val="009959F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7">
    <w:name w:val="No Spacing"/>
    <w:uiPriority w:val="1"/>
    <w:qFormat/>
    <w:rsid w:val="00122B65"/>
    <w:pPr>
      <w:widowControl w:val="0"/>
      <w:spacing w:after="0" w:line="240" w:lineRule="auto"/>
    </w:pPr>
  </w:style>
  <w:style w:type="paragraph" w:styleId="Web">
    <w:name w:val="Normal (Web)"/>
    <w:basedOn w:val="a0"/>
    <w:uiPriority w:val="99"/>
    <w:semiHidden/>
    <w:unhideWhenUsed/>
    <w:rsid w:val="00AB799C"/>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8">
    <w:name w:val="Emphasis"/>
    <w:basedOn w:val="a1"/>
    <w:uiPriority w:val="20"/>
    <w:qFormat/>
    <w:rsid w:val="00AB799C"/>
    <w:rPr>
      <w:i/>
      <w:iCs/>
    </w:rPr>
  </w:style>
  <w:style w:type="character" w:styleId="af9">
    <w:name w:val="Hyperlink"/>
    <w:basedOn w:val="a1"/>
    <w:uiPriority w:val="99"/>
    <w:semiHidden/>
    <w:unhideWhenUsed/>
    <w:rsid w:val="00AB799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hyperlink" Target="https://www.bing.com/search?q=%22https%3A%2F%2Fmachinelearningmastery.com%2Farima-for-time-series-forecasting-with-python%2F%22"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yperlink" Target="https://scores.readthedocs.io/en/stable/tutorials/Kling_Gupta_Efficiency.html"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microsoft.com/office/2011/relationships/people" Target="peop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EBBB14-50B3-AA4A-8BCA-F39992506565}">
  <we:reference id="wa200010725" version="1.0.0.1" store="zh-TW" storeType="OMEX"/>
  <we:alternateReferences>
    <we:reference id="WA200010725" version="1.0.0.1" store="WA200010725" storeType="OMEX"/>
  </we:alternateReferences>
  <we:properties>
    <we:property name="claude.fileId" value="&quot;9d2f18ce-7d13-4468-bbd8-d913d027a5f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C1C1D6-0533-7A47-9954-C72ED2025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6</Pages>
  <Words>4431</Words>
  <Characters>6647</Characters>
  <Application>Microsoft Office Word</Application>
  <DocSecurity>0</DocSecurity>
  <Lines>391</Lines>
  <Paragraphs>381</Paragraphs>
  <ScaleCrop>false</ScaleCrop>
  <Company/>
  <LinksUpToDate>false</LinksUpToDate>
  <CharactersWithSpaces>10697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黃奕瑋</dc:creator>
  <cp:keywords/>
  <dc:description/>
  <cp:lastModifiedBy>黃奕瑋</cp:lastModifiedBy>
  <cp:revision>53</cp:revision>
  <dcterms:created xsi:type="dcterms:W3CDTF">2026-06-09T02:27:00Z</dcterms:created>
  <dcterms:modified xsi:type="dcterms:W3CDTF">2026-06-09T12:29:00Z</dcterms:modified>
</cp:coreProperties>
</file>